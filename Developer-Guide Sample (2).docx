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9CDE5"/>
  <w:body>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pPr>
      <w:bookmarkStart w:id="0" w:name="_heading=h.l11jo5ux5jtn" w:colFirst="0" w:colLast="0"/>
      <w:bookmarkEnd w:id="0"/>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540"/>
        <w:rPr>
          <w:rFonts w:ascii="Times" w:eastAsia="Times" w:hAnsi="Times" w:cs="Times"/>
          <w:color w:val="808080"/>
        </w:rPr>
      </w:pPr>
      <w:bookmarkStart w:id="1" w:name="_heading=h.gjdgxs" w:colFirst="0" w:colLast="0"/>
      <w:bookmarkEnd w:id="1"/>
      <w:r>
        <w:rPr>
          <w:rFonts w:ascii="Times" w:eastAsia="Times" w:hAnsi="Times" w:cs="Times"/>
          <w:color w:val="808080"/>
        </w:rPr>
        <w:t xml:space="preserve">   </w:t>
      </w:r>
    </w:p>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spacing w:before="204" w:line="240" w:lineRule="auto"/>
        <w:ind w:left="2880" w:right="3829"/>
        <w:jc w:val="center"/>
        <w:rPr>
          <w:rFonts w:ascii="Times" w:eastAsia="Times" w:hAnsi="Times" w:cs="Times"/>
          <w:b/>
          <w:color w:val="000000"/>
          <w:sz w:val="56"/>
          <w:szCs w:val="56"/>
          <w:u w:val="single"/>
        </w:rPr>
      </w:pPr>
      <w:r>
        <w:rPr>
          <w:rFonts w:ascii="Times" w:eastAsia="Times" w:hAnsi="Times" w:cs="Times"/>
          <w:b/>
          <w:color w:val="000000"/>
          <w:sz w:val="56"/>
          <w:szCs w:val="56"/>
          <w:u w:val="single"/>
        </w:rPr>
        <w:t>Cell Info</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04" w:line="240" w:lineRule="auto"/>
        <w:ind w:left="2880" w:right="3829"/>
        <w:jc w:val="center"/>
        <w:rPr>
          <w:rFonts w:ascii="Times" w:eastAsia="Times" w:hAnsi="Times" w:cs="Times"/>
          <w:i/>
          <w:color w:val="000000"/>
          <w:sz w:val="56"/>
          <w:szCs w:val="56"/>
          <w:u w:val="single"/>
        </w:rPr>
      </w:pPr>
      <w:r>
        <w:rPr>
          <w:rFonts w:ascii="Times" w:eastAsia="Times" w:hAnsi="Times" w:cs="Times"/>
          <w:i/>
          <w:color w:val="000000"/>
          <w:sz w:val="56"/>
          <w:szCs w:val="56"/>
          <w:u w:val="single"/>
        </w:rPr>
        <w:t>Developer Guide</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04" w:line="240" w:lineRule="auto"/>
        <w:ind w:right="3829"/>
        <w:jc w:val="right"/>
        <w:rPr>
          <w:rFonts w:ascii="Times" w:eastAsia="Times" w:hAnsi="Times" w:cs="Times"/>
          <w:i/>
          <w:color w:val="000000"/>
          <w:sz w:val="56"/>
          <w:szCs w:val="56"/>
          <w:u w:val="single"/>
        </w:rPr>
      </w:pPr>
    </w:p>
    <w:tbl>
      <w:tblPr>
        <w:tblStyle w:val="a"/>
        <w:tblW w:w="8065" w:type="dxa"/>
        <w:tblInd w:w="1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8"/>
        <w:gridCol w:w="2941"/>
        <w:gridCol w:w="3026"/>
      </w:tblGrid>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Supervisor.</w:t>
            </w:r>
          </w:p>
        </w:tc>
        <w:tc>
          <w:tcPr>
            <w:tcW w:w="5967"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b/>
                <w:color w:val="000000"/>
                <w:sz w:val="31"/>
                <w:szCs w:val="31"/>
              </w:rPr>
            </w:pPr>
            <w:r>
              <w:rPr>
                <w:rFonts w:ascii="Times" w:eastAsia="Times" w:hAnsi="Times" w:cs="Times"/>
                <w:b/>
                <w:color w:val="000000"/>
                <w:sz w:val="31"/>
                <w:szCs w:val="31"/>
              </w:rPr>
              <w:t>Miss</w:t>
            </w:r>
            <w:r>
              <w:rPr>
                <w:rFonts w:ascii="Times" w:eastAsia="Times" w:hAnsi="Times" w:cs="Times"/>
                <w:b/>
                <w:sz w:val="31"/>
                <w:szCs w:val="31"/>
              </w:rPr>
              <w:t xml:space="preserve"> </w:t>
            </w:r>
            <w:proofErr w:type="spellStart"/>
            <w:r>
              <w:rPr>
                <w:rFonts w:ascii="Times" w:eastAsia="Times" w:hAnsi="Times" w:cs="Times"/>
                <w:b/>
                <w:sz w:val="31"/>
                <w:szCs w:val="31"/>
              </w:rPr>
              <w:t>Esha</w:t>
            </w:r>
            <w:proofErr w:type="spellEnd"/>
            <w:r>
              <w:rPr>
                <w:rFonts w:ascii="Times" w:eastAsia="Times" w:hAnsi="Times" w:cs="Times"/>
                <w:b/>
                <w:sz w:val="31"/>
                <w:szCs w:val="31"/>
              </w:rPr>
              <w:t xml:space="preserve"> </w:t>
            </w:r>
            <w:proofErr w:type="spellStart"/>
            <w:r>
              <w:rPr>
                <w:rFonts w:ascii="Times" w:eastAsia="Times" w:hAnsi="Times" w:cs="Times"/>
                <w:b/>
                <w:sz w:val="31"/>
                <w:szCs w:val="31"/>
              </w:rPr>
              <w:t>Shahid</w:t>
            </w:r>
            <w:proofErr w:type="spellEnd"/>
          </w:p>
        </w:tc>
      </w:tr>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Batch.</w:t>
            </w:r>
          </w:p>
        </w:tc>
        <w:tc>
          <w:tcPr>
            <w:tcW w:w="5967"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b/>
                <w:color w:val="000000"/>
                <w:sz w:val="31"/>
                <w:szCs w:val="31"/>
              </w:rPr>
            </w:pPr>
            <w:r>
              <w:rPr>
                <w:rFonts w:ascii="Times" w:eastAsia="Times" w:hAnsi="Times" w:cs="Times"/>
                <w:b/>
                <w:sz w:val="31"/>
                <w:szCs w:val="31"/>
              </w:rPr>
              <w:t>2506F2</w:t>
            </w:r>
          </w:p>
        </w:tc>
      </w:tr>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Group. </w:t>
            </w:r>
          </w:p>
        </w:tc>
        <w:tc>
          <w:tcPr>
            <w:tcW w:w="5967"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color w:val="000000"/>
                <w:sz w:val="31"/>
                <w:szCs w:val="31"/>
              </w:rPr>
            </w:pPr>
            <w:r>
              <w:rPr>
                <w:rFonts w:ascii="Times" w:eastAsia="Times" w:hAnsi="Times" w:cs="Times"/>
                <w:sz w:val="31"/>
                <w:szCs w:val="31"/>
              </w:rPr>
              <w:t>B</w:t>
            </w:r>
          </w:p>
        </w:tc>
      </w:tr>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Serial No. </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Enrollment Number </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Student Name</w:t>
            </w:r>
          </w:p>
        </w:tc>
      </w:tr>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color w:val="000000"/>
                <w:sz w:val="31"/>
                <w:szCs w:val="31"/>
              </w:rPr>
            </w:pPr>
            <w:r>
              <w:rPr>
                <w:rFonts w:ascii="Times" w:eastAsia="Times" w:hAnsi="Times" w:cs="Times"/>
                <w:color w:val="000000"/>
                <w:sz w:val="31"/>
                <w:szCs w:val="31"/>
              </w:rPr>
              <w:t>1.</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Pr="00464D7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bookmarkStart w:id="2" w:name="_heading=h.ql0bpylmov1q" w:colFirst="0" w:colLast="0"/>
            <w:bookmarkEnd w:id="2"/>
            <w:r>
              <w:rPr>
                <w:rFonts w:ascii="Times" w:eastAsia="Times" w:hAnsi="Times" w:cs="Times"/>
                <w:color w:val="000000"/>
                <w:sz w:val="31"/>
                <w:szCs w:val="31"/>
              </w:rPr>
              <w:t>Student 1669168</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proofErr w:type="spellStart"/>
            <w:r>
              <w:rPr>
                <w:rFonts w:ascii="Times" w:eastAsia="Times" w:hAnsi="Times" w:cs="Times"/>
                <w:sz w:val="31"/>
                <w:szCs w:val="31"/>
              </w:rPr>
              <w:t>Arbash</w:t>
            </w:r>
            <w:proofErr w:type="spellEnd"/>
            <w:r>
              <w:rPr>
                <w:rFonts w:ascii="Times" w:eastAsia="Times" w:hAnsi="Times" w:cs="Times"/>
                <w:sz w:val="31"/>
                <w:szCs w:val="31"/>
              </w:rPr>
              <w:t xml:space="preserve"> </w:t>
            </w:r>
            <w:proofErr w:type="spellStart"/>
            <w:r>
              <w:rPr>
                <w:rFonts w:ascii="Times" w:eastAsia="Times" w:hAnsi="Times" w:cs="Times"/>
                <w:sz w:val="31"/>
                <w:szCs w:val="31"/>
              </w:rPr>
              <w:t>Murtaza</w:t>
            </w:r>
            <w:proofErr w:type="spellEnd"/>
          </w:p>
        </w:tc>
      </w:tr>
      <w:tr w:rsidR="003076E0">
        <w:trPr>
          <w:trHeight w:val="601"/>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color w:val="000000"/>
                <w:sz w:val="31"/>
                <w:szCs w:val="31"/>
              </w:rPr>
            </w:pPr>
            <w:r>
              <w:rPr>
                <w:rFonts w:ascii="Times" w:eastAsia="Times" w:hAnsi="Times" w:cs="Times"/>
                <w:color w:val="000000"/>
                <w:sz w:val="31"/>
                <w:szCs w:val="31"/>
              </w:rPr>
              <w:t>2.</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r>
              <w:rPr>
                <w:rFonts w:ascii="Times" w:eastAsia="Times" w:hAnsi="Times" w:cs="Times"/>
                <w:sz w:val="31"/>
                <w:szCs w:val="31"/>
              </w:rPr>
              <w:t>Student 1669153</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proofErr w:type="spellStart"/>
            <w:r>
              <w:rPr>
                <w:rFonts w:ascii="Times" w:eastAsia="Times" w:hAnsi="Times" w:cs="Times"/>
                <w:sz w:val="31"/>
                <w:szCs w:val="31"/>
              </w:rPr>
              <w:t>A</w:t>
            </w:r>
            <w:bookmarkStart w:id="3" w:name="_GoBack"/>
            <w:bookmarkEnd w:id="3"/>
            <w:r>
              <w:rPr>
                <w:rFonts w:ascii="Times" w:eastAsia="Times" w:hAnsi="Times" w:cs="Times"/>
                <w:sz w:val="31"/>
                <w:szCs w:val="31"/>
              </w:rPr>
              <w:t>beera</w:t>
            </w:r>
            <w:proofErr w:type="spellEnd"/>
            <w:r>
              <w:rPr>
                <w:rFonts w:ascii="Times" w:eastAsia="Times" w:hAnsi="Times" w:cs="Times"/>
                <w:sz w:val="31"/>
                <w:szCs w:val="31"/>
              </w:rPr>
              <w:t xml:space="preserve"> Malik</w:t>
            </w:r>
          </w:p>
        </w:tc>
      </w:tr>
      <w:tr w:rsidR="003076E0">
        <w:trPr>
          <w:trHeight w:val="599"/>
        </w:trPr>
        <w:tc>
          <w:tcPr>
            <w:tcW w:w="209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color w:val="000000"/>
                <w:sz w:val="31"/>
                <w:szCs w:val="31"/>
              </w:rPr>
            </w:pPr>
            <w:r>
              <w:rPr>
                <w:rFonts w:ascii="Times" w:eastAsia="Times" w:hAnsi="Times" w:cs="Times"/>
                <w:color w:val="000000"/>
                <w:sz w:val="31"/>
                <w:szCs w:val="31"/>
              </w:rPr>
              <w:t>3.</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r>
              <w:rPr>
                <w:rFonts w:ascii="Times" w:eastAsia="Times" w:hAnsi="Times" w:cs="Times"/>
                <w:color w:val="000000"/>
                <w:sz w:val="31"/>
                <w:szCs w:val="31"/>
              </w:rPr>
              <w:t>Student 1672376</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076E0" w:rsidRDefault="00464D70">
            <w:pPr>
              <w:widowControl w:val="0"/>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color w:val="000000"/>
                <w:sz w:val="31"/>
                <w:szCs w:val="31"/>
              </w:rPr>
            </w:pPr>
            <w:proofErr w:type="spellStart"/>
            <w:r>
              <w:rPr>
                <w:rFonts w:ascii="Times" w:eastAsia="Times" w:hAnsi="Times" w:cs="Times"/>
                <w:sz w:val="31"/>
                <w:szCs w:val="31"/>
              </w:rPr>
              <w:t>Aafia</w:t>
            </w:r>
            <w:proofErr w:type="spellEnd"/>
            <w:r>
              <w:rPr>
                <w:rFonts w:ascii="Times" w:eastAsia="Times" w:hAnsi="Times" w:cs="Times"/>
                <w:sz w:val="31"/>
                <w:szCs w:val="31"/>
              </w:rPr>
              <w:t xml:space="preserve"> </w:t>
            </w:r>
            <w:proofErr w:type="spellStart"/>
            <w:r>
              <w:rPr>
                <w:rFonts w:ascii="Times" w:eastAsia="Times" w:hAnsi="Times" w:cs="Times"/>
                <w:sz w:val="31"/>
                <w:szCs w:val="31"/>
              </w:rPr>
              <w:t>Naz</w:t>
            </w:r>
            <w:proofErr w:type="spellEnd"/>
          </w:p>
        </w:tc>
      </w:tr>
    </w:tbl>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540"/>
        <w:rPr>
          <w:rFonts w:ascii="Times" w:eastAsia="Times" w:hAnsi="Times" w:cs="Times"/>
          <w:color w:val="808080"/>
        </w:rPr>
      </w:pPr>
      <w:r>
        <w:rPr>
          <w:rFonts w:ascii="Times" w:eastAsia="Times" w:hAnsi="Times" w:cs="Times"/>
          <w:color w:val="808080"/>
        </w:rPr>
        <w:t xml:space="preserve">  </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40" w:line="240" w:lineRule="auto"/>
        <w:ind w:left="1440" w:firstLine="720"/>
        <w:rPr>
          <w:rFonts w:ascii="Times" w:eastAsia="Times" w:hAnsi="Times" w:cs="Times"/>
          <w:b/>
          <w:i/>
          <w:color w:val="001F5F"/>
          <w:sz w:val="55"/>
          <w:szCs w:val="55"/>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40" w:line="240" w:lineRule="auto"/>
        <w:rPr>
          <w:rFonts w:ascii="Times" w:eastAsia="Times" w:hAnsi="Times" w:cs="Times"/>
          <w:b/>
          <w:i/>
          <w:color w:val="001F5F"/>
          <w:sz w:val="55"/>
          <w:szCs w:val="55"/>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40" w:line="240" w:lineRule="auto"/>
        <w:rPr>
          <w:rFonts w:ascii="Times" w:eastAsia="Times" w:hAnsi="Times" w:cs="Times"/>
          <w:b/>
          <w:i/>
          <w:color w:val="001F5F"/>
          <w:sz w:val="55"/>
          <w:szCs w:val="55"/>
          <w:u w:val="single"/>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color w:val="000000"/>
          <w:sz w:val="28"/>
          <w:szCs w:val="28"/>
        </w:rPr>
      </w:pPr>
      <w:r>
        <w:rPr>
          <w:rFonts w:ascii="Times" w:eastAsia="Times" w:hAnsi="Times" w:cs="Times"/>
          <w:b/>
          <w:color w:val="000000"/>
          <w:sz w:val="28"/>
          <w:szCs w:val="28"/>
          <w:u w:val="single"/>
        </w:rPr>
        <w:t xml:space="preserve">Home </w:t>
      </w:r>
      <w:r>
        <w:rPr>
          <w:rFonts w:ascii="Times" w:eastAsia="Times" w:hAnsi="Times" w:cs="Times"/>
          <w:color w:val="000000"/>
          <w:sz w:val="28"/>
          <w:szCs w:val="28"/>
        </w:rPr>
        <w:t>(</w:t>
      </w:r>
      <w:r>
        <w:rPr>
          <w:rFonts w:ascii="Times" w:eastAsia="Times" w:hAnsi="Times" w:cs="Times"/>
          <w:i/>
          <w:color w:val="0462C1"/>
          <w:sz w:val="28"/>
          <w:szCs w:val="28"/>
          <w:u w:val="single"/>
        </w:rPr>
        <w:t>index (1).html</w:t>
      </w:r>
      <w:r>
        <w:rPr>
          <w:rFonts w:ascii="Times" w:eastAsia="Times" w:hAnsi="Times" w:cs="Times"/>
          <w:color w:val="000000"/>
          <w:sz w:val="28"/>
          <w:szCs w:val="28"/>
        </w:rPr>
        <w:t xml:space="preserve">) </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color w:val="000000"/>
          <w:sz w:val="28"/>
          <w:szCs w:val="28"/>
        </w:rPr>
      </w:pPr>
    </w:p>
    <w:p w:rsidR="003076E0" w:rsidRDefault="00A41A0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color w:val="000000"/>
          <w:sz w:val="28"/>
          <w:szCs w:val="28"/>
        </w:rPr>
      </w:pPr>
      <w:r>
        <w:rPr>
          <w:rFonts w:ascii="Times" w:eastAsia="Times" w:hAnsi="Times" w:cs="Times"/>
          <w:noProof/>
          <w:color w:val="000000"/>
          <w:sz w:val="28"/>
          <w:szCs w:val="28"/>
          <w:lang w:val="en-US"/>
        </w:rPr>
        <w:drawing>
          <wp:inline distT="0" distB="0" distL="0" distR="0" wp14:anchorId="3287A94C" wp14:editId="1976A96C">
            <wp:extent cx="7017385" cy="230274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017385" cy="2302741"/>
                    </a:xfrm>
                    <a:prstGeom prst="rect">
                      <a:avLst/>
                    </a:prstGeom>
                    <a:noFill/>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46" w:line="240" w:lineRule="auto"/>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2339"/>
        <w:rPr>
          <w:rFonts w:ascii="Times" w:eastAsia="Times" w:hAnsi="Times" w:cs="Times"/>
          <w:color w:val="000000"/>
          <w:sz w:val="28"/>
          <w:szCs w:val="28"/>
        </w:rPr>
      </w:pPr>
      <w:r>
        <w:rPr>
          <w:rFonts w:ascii="Times" w:eastAsia="Times" w:hAnsi="Times" w:cs="Times"/>
          <w:b/>
          <w:i/>
          <w:color w:val="000000"/>
          <w:sz w:val="36"/>
          <w:szCs w:val="36"/>
          <w:u w:val="single"/>
        </w:rPr>
        <w:t>Figur</w:t>
      </w:r>
      <w:r w:rsidR="00464D70">
        <w:rPr>
          <w:rFonts w:ascii="Times" w:eastAsia="Times" w:hAnsi="Times" w:cs="Times"/>
          <w:b/>
          <w:i/>
          <w:color w:val="000000"/>
          <w:sz w:val="36"/>
          <w:szCs w:val="36"/>
          <w:u w:val="single"/>
        </w:rPr>
        <w:t>e 1: Home page to Cell info</w:t>
      </w:r>
    </w:p>
    <w:p w:rsidR="0020389C" w:rsidRDefault="0020389C" w:rsidP="0020389C">
      <w:pPr>
        <w:pStyle w:val="NormalWeb"/>
      </w:pPr>
      <w:r>
        <w:t xml:space="preserve">Our main heading on the homepage gives visitors a clear idea about our website’s purpose — </w:t>
      </w:r>
      <w:r>
        <w:rPr>
          <w:rStyle w:val="Strong"/>
        </w:rPr>
        <w:t>“</w:t>
      </w:r>
      <w:proofErr w:type="gramStart"/>
      <w:r>
        <w:rPr>
          <w:rStyle w:val="Strong"/>
        </w:rPr>
        <w:t>Your</w:t>
      </w:r>
      <w:proofErr w:type="gramEnd"/>
      <w:r>
        <w:rPr>
          <w:rStyle w:val="Strong"/>
        </w:rPr>
        <w:t xml:space="preserve"> Definitive Source for Cell Phone Information.”</w:t>
      </w:r>
      <w:r>
        <w:br/>
        <w:t xml:space="preserve">● </w:t>
      </w:r>
      <w:proofErr w:type="gramStart"/>
      <w:r>
        <w:t>It</w:t>
      </w:r>
      <w:proofErr w:type="gramEnd"/>
      <w:r>
        <w:t xml:space="preserve"> helps users understand that the website provides complete details about mobile phones, including features, comparisons, and prices.</w:t>
      </w:r>
      <w:r>
        <w:br/>
        <w:t xml:space="preserve">● </w:t>
      </w:r>
      <w:proofErr w:type="gramStart"/>
      <w:r>
        <w:t>The</w:t>
      </w:r>
      <w:proofErr w:type="gramEnd"/>
      <w:r>
        <w:t xml:space="preserve"> search bar below allows users to </w:t>
      </w:r>
      <w:r>
        <w:rPr>
          <w:rStyle w:val="Strong"/>
        </w:rPr>
        <w:t>search by model, feature, or price</w:t>
      </w:r>
      <w:r>
        <w:t>, making it easy for them to find what they need instantly.</w:t>
      </w:r>
      <w:r>
        <w:br/>
        <w:t xml:space="preserve">● </w:t>
      </w:r>
      <w:proofErr w:type="gramStart"/>
      <w:r>
        <w:t>By</w:t>
      </w:r>
      <w:proofErr w:type="gramEnd"/>
      <w:r>
        <w:t xml:space="preserve"> clicking the </w:t>
      </w:r>
      <w:r>
        <w:rPr>
          <w:rStyle w:val="Strong"/>
        </w:rPr>
        <w:t>Search</w:t>
      </w:r>
      <w:r>
        <w:t xml:space="preserve"> button, users can explore detailed phone information and comparisons in just one click.</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 w:line="224" w:lineRule="auto"/>
        <w:ind w:right="511"/>
        <w:rPr>
          <w:rFonts w:ascii="Times" w:eastAsia="Times" w:hAnsi="Times" w:cs="Times"/>
          <w:b/>
          <w:color w:val="000000"/>
          <w:sz w:val="44"/>
          <w:szCs w:val="44"/>
          <w:u w:val="single"/>
        </w:rPr>
      </w:pPr>
      <w:r>
        <w:rPr>
          <w:rFonts w:ascii="Times" w:eastAsia="Times" w:hAnsi="Times" w:cs="Times"/>
          <w:color w:val="000000"/>
          <w:sz w:val="28"/>
          <w:szCs w:val="28"/>
        </w:rPr>
        <w:t xml:space="preserve">              </w:t>
      </w:r>
      <w:r>
        <w:rPr>
          <w:rFonts w:ascii="Times" w:eastAsia="Times" w:hAnsi="Times" w:cs="Times"/>
          <w:b/>
          <w:sz w:val="44"/>
          <w:szCs w:val="44"/>
          <w:u w:val="single"/>
        </w:rPr>
        <w:t>Code of</w:t>
      </w:r>
      <w:r>
        <w:rPr>
          <w:rFonts w:ascii="Times" w:eastAsia="Times" w:hAnsi="Times" w:cs="Times"/>
          <w:b/>
          <w:color w:val="000000"/>
          <w:sz w:val="44"/>
          <w:szCs w:val="44"/>
          <w:u w:val="single"/>
        </w:rPr>
        <w:t xml:space="preserve"> Home page</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 w:line="224" w:lineRule="auto"/>
        <w:ind w:right="511"/>
        <w:rPr>
          <w:rFonts w:ascii="Times" w:eastAsia="Times" w:hAnsi="Times" w:cs="Times"/>
          <w:color w:val="000000"/>
          <w:sz w:val="28"/>
          <w:szCs w:val="28"/>
        </w:rPr>
      </w:pPr>
      <w:r>
        <w:rPr>
          <w:rFonts w:ascii="Times" w:eastAsia="Times" w:hAnsi="Times" w:cs="Times"/>
          <w:color w:val="000000"/>
          <w:sz w:val="28"/>
          <w:szCs w:val="28"/>
        </w:rPr>
        <w:t xml:space="preserve">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 w:line="224" w:lineRule="auto"/>
        <w:ind w:right="511"/>
        <w:rPr>
          <w:rFonts w:ascii="Times" w:eastAsia="Times" w:hAnsi="Times" w:cs="Times"/>
          <w:b/>
          <w:color w:val="000000"/>
          <w:sz w:val="44"/>
          <w:szCs w:val="44"/>
          <w:u w:val="single"/>
        </w:rPr>
      </w:pPr>
      <w:r>
        <w:rPr>
          <w:rFonts w:ascii="Times" w:eastAsia="Times" w:hAnsi="Times" w:cs="Times"/>
          <w:color w:val="000000"/>
          <w:sz w:val="28"/>
          <w:szCs w:val="28"/>
        </w:rPr>
        <w:t xml:space="preserve">  </w:t>
      </w:r>
      <w:r w:rsidR="00A41A0D">
        <w:rPr>
          <w:noProof/>
          <w:lang w:val="en-US"/>
        </w:rPr>
        <w:drawing>
          <wp:inline distT="0" distB="0" distL="0" distR="0" wp14:anchorId="074897FA" wp14:editId="06FB054D">
            <wp:extent cx="6875145" cy="1581150"/>
            <wp:effectExtent l="0" t="0" r="1905" b="0"/>
            <wp:docPr id="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6884425" cy="1583284"/>
                    </a:xfrm>
                    <a:prstGeom prst="rect">
                      <a:avLst/>
                    </a:prstGeom>
                    <a:ln/>
                  </pic:spPr>
                </pic:pic>
              </a:graphicData>
            </a:graphic>
          </wp:inline>
        </w:drawing>
      </w: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30" w:line="240" w:lineRule="auto"/>
        <w:rPr>
          <w:rFonts w:ascii="Times" w:eastAsia="Times" w:hAnsi="Times" w:cs="Times"/>
          <w:b/>
          <w:color w:val="000000"/>
          <w:sz w:val="28"/>
          <w:szCs w:val="28"/>
          <w:u w:val="single"/>
        </w:rPr>
      </w:pPr>
      <w:proofErr w:type="spellStart"/>
      <w:r>
        <w:rPr>
          <w:rFonts w:ascii="Times" w:eastAsia="Times" w:hAnsi="Times" w:cs="Times"/>
          <w:b/>
          <w:color w:val="000000"/>
          <w:sz w:val="28"/>
          <w:szCs w:val="28"/>
          <w:u w:val="single"/>
        </w:rPr>
        <w:t>Navbar</w:t>
      </w:r>
      <w:proofErr w:type="spellEnd"/>
      <w:r>
        <w:rPr>
          <w:rFonts w:ascii="Times" w:eastAsia="Times" w:hAnsi="Times" w:cs="Times"/>
          <w:b/>
          <w:color w:val="000000"/>
          <w:sz w:val="28"/>
          <w:szCs w:val="28"/>
          <w:u w:val="single"/>
        </w:rPr>
        <w:t xml:space="preserve"> (</w:t>
      </w:r>
      <w:r>
        <w:rPr>
          <w:rFonts w:ascii="Times" w:eastAsia="Times" w:hAnsi="Times" w:cs="Times"/>
          <w:b/>
          <w:color w:val="548DD4"/>
          <w:sz w:val="28"/>
          <w:szCs w:val="28"/>
          <w:u w:val="single"/>
        </w:rPr>
        <w:t>index (1).html</w:t>
      </w:r>
      <w:r>
        <w:rPr>
          <w:rFonts w:ascii="Times" w:eastAsia="Times" w:hAnsi="Times" w:cs="Times"/>
          <w:b/>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528" w:line="217" w:lineRule="auto"/>
        <w:ind w:left="415" w:right="744"/>
        <w:jc w:val="center"/>
        <w:rPr>
          <w:rFonts w:ascii="Times" w:eastAsia="Times" w:hAnsi="Times" w:cs="Times"/>
          <w:i/>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528" w:line="217" w:lineRule="auto"/>
        <w:ind w:left="415" w:right="744"/>
        <w:jc w:val="center"/>
        <w:rPr>
          <w:rFonts w:ascii="Times" w:eastAsia="Times" w:hAnsi="Times" w:cs="Times"/>
          <w:b/>
          <w:i/>
          <w:color w:val="000000"/>
          <w:sz w:val="36"/>
          <w:szCs w:val="36"/>
          <w:u w:val="single"/>
        </w:rPr>
      </w:pPr>
      <w:r>
        <w:rPr>
          <w:rFonts w:ascii="Times" w:eastAsia="Times" w:hAnsi="Times" w:cs="Times"/>
          <w:b/>
          <w:i/>
          <w:color w:val="000000"/>
          <w:sz w:val="36"/>
          <w:szCs w:val="36"/>
          <w:u w:val="single"/>
        </w:rPr>
        <w:t xml:space="preserve">Figure 2: </w:t>
      </w:r>
      <w:proofErr w:type="spellStart"/>
      <w:r>
        <w:rPr>
          <w:rFonts w:ascii="Times" w:eastAsia="Times" w:hAnsi="Times" w:cs="Times"/>
          <w:b/>
          <w:i/>
          <w:color w:val="000000"/>
          <w:sz w:val="36"/>
          <w:szCs w:val="36"/>
          <w:u w:val="single"/>
        </w:rPr>
        <w:t>Navbar</w:t>
      </w:r>
      <w:proofErr w:type="spellEnd"/>
    </w:p>
    <w:p w:rsidR="003076E0" w:rsidRDefault="0020389C">
      <w:pPr>
        <w:widowControl w:val="0"/>
        <w:pBdr>
          <w:top w:val="none" w:sz="0" w:space="0" w:color="000000"/>
          <w:left w:val="none" w:sz="0" w:space="0" w:color="000000"/>
          <w:bottom w:val="none" w:sz="0" w:space="0" w:color="000000"/>
          <w:right w:val="none" w:sz="0" w:space="0" w:color="000000"/>
          <w:between w:val="none" w:sz="0" w:space="0" w:color="000000"/>
        </w:pBdr>
        <w:spacing w:before="528" w:line="217" w:lineRule="auto"/>
        <w:ind w:left="415" w:right="744"/>
        <w:jc w:val="center"/>
        <w:rPr>
          <w:rFonts w:ascii="Times" w:eastAsia="Times" w:hAnsi="Times" w:cs="Times"/>
          <w:b/>
          <w:color w:val="000000"/>
          <w:sz w:val="28"/>
          <w:szCs w:val="28"/>
        </w:rPr>
      </w:pPr>
      <w:r w:rsidRPr="0020389C">
        <w:rPr>
          <w:rFonts w:ascii="Times" w:eastAsia="Times" w:hAnsi="Times" w:cs="Times"/>
          <w:b/>
          <w:noProof/>
          <w:color w:val="000000"/>
          <w:sz w:val="28"/>
          <w:szCs w:val="28"/>
          <w:lang w:val="en-US"/>
        </w:rPr>
        <w:drawing>
          <wp:inline distT="0" distB="0" distL="0" distR="0" wp14:anchorId="1DBBB62D" wp14:editId="60FBABA4">
            <wp:extent cx="6534150" cy="353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34150" cy="353060"/>
                    </a:xfrm>
                    <a:prstGeom prst="rect">
                      <a:avLst/>
                    </a:prstGeom>
                  </pic:spPr>
                </pic:pic>
              </a:graphicData>
            </a:graphic>
          </wp:inline>
        </w:drawing>
      </w:r>
    </w:p>
    <w:p w:rsidR="003076E0" w:rsidRPr="00CB6A11" w:rsidRDefault="00CB6A11">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right="1276"/>
        <w:rPr>
          <w:rFonts w:ascii="Times" w:eastAsia="Times" w:hAnsi="Times" w:cs="Times"/>
          <w:color w:val="000000"/>
          <w:sz w:val="28"/>
          <w:szCs w:val="28"/>
        </w:rPr>
      </w:pPr>
      <w:r w:rsidRPr="00CB6A11">
        <w:rPr>
          <w:sz w:val="28"/>
          <w:szCs w:val="28"/>
        </w:rPr>
        <w:t>The navigation bar (</w:t>
      </w:r>
      <w:proofErr w:type="spellStart"/>
      <w:r w:rsidRPr="00CB6A11">
        <w:rPr>
          <w:sz w:val="28"/>
          <w:szCs w:val="28"/>
        </w:rPr>
        <w:t>navbar</w:t>
      </w:r>
      <w:proofErr w:type="spellEnd"/>
      <w:r w:rsidRPr="00CB6A11">
        <w:rPr>
          <w:sz w:val="28"/>
          <w:szCs w:val="28"/>
        </w:rPr>
        <w:t xml:space="preserve">) is placed at the top of the website and serves as the </w:t>
      </w:r>
      <w:r w:rsidRPr="00CB6A11">
        <w:rPr>
          <w:rStyle w:val="Strong"/>
          <w:sz w:val="28"/>
          <w:szCs w:val="28"/>
        </w:rPr>
        <w:t>main menu</w:t>
      </w:r>
      <w:r w:rsidRPr="00CB6A11">
        <w:rPr>
          <w:sz w:val="28"/>
          <w:szCs w:val="28"/>
        </w:rPr>
        <w:t xml:space="preserve"> for user navigation. It provides quick access to all important sections of the website such as </w:t>
      </w:r>
      <w:r w:rsidRPr="00CB6A11">
        <w:rPr>
          <w:rStyle w:val="Strong"/>
          <w:sz w:val="28"/>
          <w:szCs w:val="28"/>
        </w:rPr>
        <w:t>Home</w:t>
      </w:r>
      <w:r w:rsidRPr="00CB6A11">
        <w:rPr>
          <w:sz w:val="28"/>
          <w:szCs w:val="28"/>
        </w:rPr>
        <w:t xml:space="preserve">, </w:t>
      </w:r>
      <w:r w:rsidRPr="00CB6A11">
        <w:rPr>
          <w:rStyle w:val="Strong"/>
          <w:sz w:val="28"/>
          <w:szCs w:val="28"/>
        </w:rPr>
        <w:t>About</w:t>
      </w:r>
      <w:r w:rsidRPr="00CB6A11">
        <w:rPr>
          <w:sz w:val="28"/>
          <w:szCs w:val="28"/>
        </w:rPr>
        <w:t xml:space="preserve">, </w:t>
      </w:r>
      <w:r w:rsidRPr="00CB6A11">
        <w:rPr>
          <w:rStyle w:val="Strong"/>
          <w:sz w:val="28"/>
          <w:szCs w:val="28"/>
        </w:rPr>
        <w:t>Contact</w:t>
      </w:r>
      <w:r w:rsidRPr="00CB6A11">
        <w:rPr>
          <w:sz w:val="28"/>
          <w:szCs w:val="28"/>
        </w:rPr>
        <w:t xml:space="preserve">, </w:t>
      </w:r>
      <w:r w:rsidRPr="00CB6A11">
        <w:rPr>
          <w:rStyle w:val="Strong"/>
          <w:sz w:val="28"/>
          <w:szCs w:val="28"/>
        </w:rPr>
        <w:t>Brands</w:t>
      </w:r>
      <w:r w:rsidRPr="00CB6A11">
        <w:rPr>
          <w:sz w:val="28"/>
          <w:szCs w:val="28"/>
        </w:rPr>
        <w:t xml:space="preserve">, and </w:t>
      </w:r>
      <w:r w:rsidRPr="00CB6A11">
        <w:rPr>
          <w:rStyle w:val="Strong"/>
          <w:sz w:val="28"/>
          <w:szCs w:val="28"/>
        </w:rPr>
        <w:t>Models</w:t>
      </w:r>
      <w:r w:rsidRPr="00CB6A11">
        <w:rPr>
          <w:sz w:val="28"/>
          <w:szCs w:val="28"/>
        </w:rPr>
        <w:t xml:space="preserve"> pages.</w:t>
      </w:r>
    </w:p>
    <w:p w:rsidR="003076E0" w:rsidRPr="00CB6A11"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right="1276"/>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2" w:right="1276" w:hanging="2"/>
        <w:rPr>
          <w:rFonts w:ascii="Times" w:eastAsia="Times" w:hAnsi="Times" w:cs="Times"/>
          <w:b/>
          <w:color w:val="000000"/>
          <w:sz w:val="44"/>
          <w:szCs w:val="44"/>
          <w:u w:val="single"/>
        </w:rPr>
      </w:pPr>
      <w:r>
        <w:rPr>
          <w:rFonts w:ascii="Times" w:eastAsia="Times" w:hAnsi="Times" w:cs="Times"/>
          <w:b/>
          <w:color w:val="000000"/>
          <w:sz w:val="56"/>
          <w:szCs w:val="56"/>
        </w:rPr>
        <w:t xml:space="preserve">     </w:t>
      </w:r>
      <w:r>
        <w:rPr>
          <w:rFonts w:ascii="Times" w:eastAsia="Times" w:hAnsi="Times" w:cs="Times"/>
          <w:b/>
          <w:sz w:val="44"/>
          <w:szCs w:val="44"/>
          <w:u w:val="single"/>
        </w:rPr>
        <w:t>Code of</w:t>
      </w:r>
      <w:r>
        <w:rPr>
          <w:rFonts w:ascii="Times" w:eastAsia="Times" w:hAnsi="Times" w:cs="Times"/>
          <w:b/>
          <w:color w:val="000000"/>
          <w:sz w:val="56"/>
          <w:szCs w:val="56"/>
          <w:u w:val="single"/>
        </w:rPr>
        <w:t xml:space="preserve"> </w:t>
      </w:r>
      <w:proofErr w:type="spellStart"/>
      <w:r>
        <w:rPr>
          <w:rFonts w:ascii="Times" w:eastAsia="Times" w:hAnsi="Times" w:cs="Times"/>
          <w:b/>
          <w:color w:val="000000"/>
          <w:sz w:val="44"/>
          <w:szCs w:val="44"/>
          <w:u w:val="single"/>
        </w:rPr>
        <w:t>Navbar</w:t>
      </w:r>
      <w:proofErr w:type="spellEnd"/>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540" w:right="1276" w:hanging="2"/>
        <w:rPr>
          <w:rFonts w:ascii="Times" w:eastAsia="Times" w:hAnsi="Times" w:cs="Times"/>
          <w:b/>
          <w:color w:val="000000"/>
          <w:sz w:val="56"/>
          <w:szCs w:val="56"/>
          <w:u w:val="single"/>
        </w:rPr>
      </w:pPr>
    </w:p>
    <w:p w:rsidR="003076E0" w:rsidRDefault="00F30877">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540" w:right="1276" w:hanging="2"/>
        <w:rPr>
          <w:rFonts w:ascii="Times" w:eastAsia="Times" w:hAnsi="Times" w:cs="Times"/>
          <w:b/>
          <w:color w:val="000000"/>
          <w:sz w:val="56"/>
          <w:szCs w:val="56"/>
          <w:u w:val="single"/>
        </w:rPr>
      </w:pPr>
      <w:r>
        <w:rPr>
          <w:noProof/>
          <w:lang w:val="en-US"/>
        </w:rPr>
        <w:drawing>
          <wp:inline distT="0" distB="0" distL="0" distR="0" wp14:anchorId="1F06DDCD" wp14:editId="6577CF8C">
            <wp:extent cx="6111726" cy="2676525"/>
            <wp:effectExtent l="0" t="0" r="3810" b="0"/>
            <wp:docPr id="49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6158258" cy="2696903"/>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540" w:right="1276" w:hanging="2"/>
        <w:rPr>
          <w:rFonts w:ascii="Times" w:eastAsia="Times" w:hAnsi="Times" w:cs="Times"/>
          <w:b/>
          <w:color w:val="000000"/>
          <w:sz w:val="56"/>
          <w:szCs w:val="56"/>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540" w:right="1276" w:hanging="2"/>
        <w:rPr>
          <w:rFonts w:ascii="Times" w:eastAsia="Times" w:hAnsi="Times" w:cs="Times"/>
          <w:b/>
          <w:color w:val="000000"/>
          <w:sz w:val="56"/>
          <w:szCs w:val="56"/>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5" w:line="244" w:lineRule="auto"/>
        <w:ind w:left="450" w:right="1276"/>
        <w:rPr>
          <w:rFonts w:ascii="Times" w:eastAsia="Times" w:hAnsi="Times" w:cs="Times"/>
          <w:b/>
          <w:color w:val="000000"/>
          <w:sz w:val="28"/>
          <w:szCs w:val="28"/>
          <w:u w:val="single"/>
        </w:rPr>
      </w:pPr>
    </w:p>
    <w:p w:rsidR="003076E0" w:rsidRDefault="00F30877">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4" w:lineRule="auto"/>
        <w:ind w:right="1276"/>
        <w:rPr>
          <w:rFonts w:ascii="Times" w:eastAsia="Times" w:hAnsi="Times" w:cs="Times"/>
          <w:b/>
          <w:color w:val="000000"/>
          <w:sz w:val="28"/>
          <w:szCs w:val="28"/>
          <w:u w:val="single"/>
        </w:rPr>
      </w:pPr>
      <w:r>
        <w:rPr>
          <w:rFonts w:ascii="Times" w:eastAsia="Times" w:hAnsi="Times" w:cs="Times"/>
          <w:b/>
          <w:color w:val="000000"/>
          <w:sz w:val="28"/>
          <w:szCs w:val="28"/>
          <w:u w:val="single"/>
        </w:rPr>
        <w:t>Brands</w:t>
      </w:r>
      <w:r w:rsidR="003C038B">
        <w:rPr>
          <w:rFonts w:ascii="Times" w:eastAsia="Times" w:hAnsi="Times" w:cs="Times"/>
          <w:b/>
          <w:color w:val="000000"/>
          <w:sz w:val="28"/>
          <w:szCs w:val="28"/>
          <w:u w:val="single"/>
        </w:rPr>
        <w:t xml:space="preserve"> (</w:t>
      </w:r>
      <w:r w:rsidR="003C038B">
        <w:rPr>
          <w:rFonts w:ascii="Times" w:eastAsia="Times" w:hAnsi="Times" w:cs="Times"/>
          <w:b/>
          <w:color w:val="548DD4"/>
          <w:sz w:val="28"/>
          <w:szCs w:val="28"/>
          <w:u w:val="single"/>
        </w:rPr>
        <w:t>index (1).html</w:t>
      </w:r>
      <w:r w:rsidR="003C038B">
        <w:rPr>
          <w:rFonts w:ascii="Times" w:eastAsia="Times" w:hAnsi="Times" w:cs="Times"/>
          <w:b/>
          <w:color w:val="000000"/>
          <w:sz w:val="28"/>
          <w:szCs w:val="28"/>
          <w:u w:val="single"/>
        </w:rPr>
        <w: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90" w:line="240" w:lineRule="auto"/>
        <w:ind w:left="172"/>
      </w:pPr>
      <w:r>
        <w:rPr>
          <w:rFonts w:ascii="Times" w:eastAsia="Times" w:hAnsi="Times" w:cs="Times"/>
          <w:noProof/>
          <w:color w:val="000000"/>
          <w:sz w:val="28"/>
          <w:szCs w:val="28"/>
          <w:lang w:val="en-US"/>
        </w:rPr>
        <w:drawing>
          <wp:inline distT="19050" distB="19050" distL="19050" distR="19050">
            <wp:extent cx="1417320" cy="182880"/>
            <wp:effectExtent l="0" t="0" r="0" b="0"/>
            <wp:docPr id="50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1417320" cy="182880"/>
                    </a:xfrm>
                    <a:prstGeom prst="rect">
                      <a:avLst/>
                    </a:prstGeom>
                    <a:ln/>
                  </pic:spPr>
                </pic:pic>
              </a:graphicData>
            </a:graphic>
          </wp:inline>
        </w:drawing>
      </w:r>
      <w:r>
        <w:rPr>
          <w:rFonts w:ascii="Times" w:eastAsia="Times" w:hAnsi="Times" w:cs="Times"/>
          <w:noProof/>
          <w:color w:val="000000"/>
          <w:sz w:val="28"/>
          <w:szCs w:val="28"/>
          <w:lang w:val="en-US"/>
        </w:rPr>
        <w:drawing>
          <wp:inline distT="19050" distB="19050" distL="19050" distR="19050">
            <wp:extent cx="1417320" cy="213360"/>
            <wp:effectExtent l="0" t="0" r="0" b="0"/>
            <wp:docPr id="50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1417320" cy="213360"/>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70" w:line="387" w:lineRule="auto"/>
        <w:ind w:left="1840" w:right="1742" w:hanging="1304"/>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right="4060"/>
        <w:jc w:val="right"/>
        <w:rPr>
          <w:rFonts w:ascii="Times" w:eastAsia="Times" w:hAnsi="Times" w:cs="Times"/>
          <w:i/>
          <w:color w:val="000000"/>
          <w:sz w:val="28"/>
          <w:szCs w:val="28"/>
        </w:rPr>
      </w:pPr>
      <w:r>
        <w:rPr>
          <w:rFonts w:ascii="Times" w:eastAsia="Times" w:hAnsi="Times" w:cs="Times"/>
          <w:noProof/>
          <w:color w:val="000000"/>
          <w:sz w:val="28"/>
          <w:szCs w:val="28"/>
          <w:lang w:val="en-US"/>
        </w:rPr>
        <w:drawing>
          <wp:inline distT="19050" distB="19050" distL="19050" distR="19050">
            <wp:extent cx="1786128" cy="181356"/>
            <wp:effectExtent l="0" t="0" r="0" b="0"/>
            <wp:docPr id="5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1786128" cy="181356"/>
                    </a:xfrm>
                    <a:prstGeom prst="rect">
                      <a:avLst/>
                    </a:prstGeom>
                    <a:ln/>
                  </pic:spPr>
                </pic:pic>
              </a:graphicData>
            </a:graphic>
          </wp:inline>
        </w:drawing>
      </w:r>
      <w:r w:rsidR="00CB6A11">
        <w:rPr>
          <w:rFonts w:ascii="Times" w:eastAsia="Times" w:hAnsi="Times" w:cs="Times"/>
          <w:b/>
          <w:i/>
          <w:color w:val="000000"/>
          <w:sz w:val="36"/>
          <w:szCs w:val="36"/>
          <w:u w:val="single"/>
        </w:rPr>
        <w:t xml:space="preserve"> Figure 3:  Brands</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23" w:line="240" w:lineRule="auto"/>
        <w:ind w:left="532"/>
        <w:rPr>
          <w:rFonts w:ascii="Times" w:eastAsia="Times" w:hAnsi="Times" w:cs="Times"/>
          <w:color w:val="000000"/>
          <w:sz w:val="28"/>
          <w:szCs w:val="28"/>
        </w:rPr>
      </w:pPr>
      <w:r>
        <w:rPr>
          <w:rFonts w:ascii="Times" w:eastAsia="Times" w:hAnsi="Times" w:cs="Times"/>
          <w:i/>
          <w:noProof/>
          <w:color w:val="000000"/>
          <w:sz w:val="28"/>
          <w:szCs w:val="28"/>
          <w:lang w:val="en-US"/>
        </w:rPr>
        <w:drawing>
          <wp:inline distT="19050" distB="19050" distL="19050" distR="19050">
            <wp:extent cx="475488" cy="146304"/>
            <wp:effectExtent l="0" t="0" r="0" b="0"/>
            <wp:docPr id="51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475488" cy="146304"/>
                    </a:xfrm>
                    <a:prstGeom prst="rect">
                      <a:avLst/>
                    </a:prstGeom>
                    <a:ln/>
                  </pic:spPr>
                </pic:pic>
              </a:graphicData>
            </a:graphic>
          </wp:inline>
        </w:drawing>
      </w:r>
      <w:r w:rsidR="00CB6A11">
        <w:rPr>
          <w:rFonts w:ascii="Times" w:eastAsia="Times" w:hAnsi="Times" w:cs="Times"/>
          <w:noProof/>
          <w:color w:val="000000"/>
          <w:sz w:val="28"/>
          <w:szCs w:val="28"/>
          <w:lang w:val="en-US"/>
        </w:rPr>
        <w:drawing>
          <wp:inline distT="0" distB="0" distL="0" distR="0" wp14:anchorId="1C86F3AF" wp14:editId="003F3DA5">
            <wp:extent cx="5751780" cy="1554297"/>
            <wp:effectExtent l="38100" t="38100" r="40005" b="46355"/>
            <wp:docPr id="50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751780" cy="1554297"/>
                    </a:xfrm>
                    <a:prstGeom prst="rect">
                      <a:avLst/>
                    </a:prstGeom>
                    <a:ln w="31750">
                      <a:solidFill>
                        <a:srgbClr val="000000"/>
                      </a:solidFill>
                      <a:prstDash val="solid"/>
                    </a:ln>
                  </pic:spPr>
                </pic:pic>
              </a:graphicData>
            </a:graphic>
          </wp:inline>
        </w:drawing>
      </w:r>
    </w:p>
    <w:p w:rsidR="00CB6A11" w:rsidRDefault="00CB6A11" w:rsidP="00CB6A11">
      <w:pPr>
        <w:pStyle w:val="Heading3"/>
        <w:jc w:val="center"/>
      </w:pPr>
      <w:r>
        <w:rPr>
          <w:rStyle w:val="Strong"/>
          <w:b/>
          <w:bCs w:val="0"/>
        </w:rPr>
        <w:t xml:space="preserve">Explore Phones </w:t>
      </w:r>
      <w:proofErr w:type="gramStart"/>
      <w:r>
        <w:rPr>
          <w:rStyle w:val="Strong"/>
          <w:b/>
          <w:bCs w:val="0"/>
        </w:rPr>
        <w:t>By</w:t>
      </w:r>
      <w:proofErr w:type="gramEnd"/>
      <w:r>
        <w:rPr>
          <w:rStyle w:val="Strong"/>
          <w:b/>
          <w:bCs w:val="0"/>
        </w:rPr>
        <w:t xml:space="preserve"> Brand Category Section</w:t>
      </w:r>
    </w:p>
    <w:p w:rsidR="003076E0" w:rsidRPr="006C4472" w:rsidRDefault="00CB6A11" w:rsidP="006C4472">
      <w:pPr>
        <w:pStyle w:val="NormalWeb"/>
      </w:pPr>
      <w:r w:rsidRPr="00CB6A11">
        <w:rPr>
          <w:sz w:val="28"/>
          <w:szCs w:val="28"/>
        </w:rPr>
        <w:t>This section allows users to browse mobile phones categorized by popular brands.</w:t>
      </w:r>
      <w:r w:rsidRPr="00CB6A11">
        <w:rPr>
          <w:sz w:val="28"/>
          <w:szCs w:val="28"/>
        </w:rPr>
        <w:br/>
        <w:t xml:space="preserve">Each brand is represented by a card containing the </w:t>
      </w:r>
      <w:r w:rsidRPr="00CB6A11">
        <w:rPr>
          <w:rStyle w:val="Strong"/>
          <w:sz w:val="28"/>
          <w:szCs w:val="28"/>
        </w:rPr>
        <w:t>brand logo</w:t>
      </w:r>
      <w:r w:rsidRPr="00CB6A11">
        <w:rPr>
          <w:sz w:val="28"/>
          <w:szCs w:val="28"/>
        </w:rPr>
        <w:t xml:space="preserve"> and </w:t>
      </w:r>
      <w:r w:rsidRPr="00CB6A11">
        <w:rPr>
          <w:rStyle w:val="Strong"/>
          <w:sz w:val="28"/>
          <w:szCs w:val="28"/>
        </w:rPr>
        <w:t>brand name</w:t>
      </w:r>
      <w:r w:rsidRPr="00CB6A11">
        <w:rPr>
          <w:sz w:val="28"/>
          <w:szCs w:val="28"/>
        </w:rPr>
        <w:t>.</w:t>
      </w:r>
      <w:r w:rsidRPr="00CB6A11">
        <w:rPr>
          <w:sz w:val="28"/>
          <w:szCs w:val="28"/>
        </w:rPr>
        <w:br/>
        <w:t>When a user clicks on a brand’s card, they will be redirected to a dedicated page showing all available phone models from that specific brand</w:t>
      </w:r>
      <w:proofErr w:type="gramStart"/>
      <w:r>
        <w:t>.</w:t>
      </w:r>
      <w:r w:rsidR="003C038B">
        <w:rPr>
          <w:rFonts w:ascii="Times" w:eastAsia="Times" w:hAnsi="Times" w:cs="Times"/>
          <w:i/>
          <w:color w:val="000000"/>
          <w:sz w:val="28"/>
          <w:szCs w:val="28"/>
        </w:rPr>
        <w:t>.</w:t>
      </w:r>
      <w:proofErr w:type="gramEnd"/>
    </w:p>
    <w:p w:rsidR="003076E0" w:rsidRDefault="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170"/>
        <w:rPr>
          <w:rFonts w:ascii="Times" w:eastAsia="Times" w:hAnsi="Times" w:cs="Times"/>
          <w:b/>
          <w:i/>
          <w:color w:val="000000"/>
          <w:sz w:val="56"/>
          <w:szCs w:val="56"/>
          <w:u w:val="single"/>
        </w:rPr>
      </w:pPr>
      <w:r>
        <w:rPr>
          <w:rFonts w:ascii="Times" w:eastAsia="Times" w:hAnsi="Times" w:cs="Times"/>
          <w:b/>
          <w:i/>
          <w:color w:val="000000"/>
          <w:sz w:val="44"/>
          <w:szCs w:val="44"/>
          <w:u w:val="single"/>
        </w:rPr>
        <w:t>Code of Brands</w:t>
      </w:r>
      <w:r w:rsidR="003C038B">
        <w:rPr>
          <w:rFonts w:ascii="Times" w:eastAsia="Times" w:hAnsi="Times" w:cs="Times"/>
          <w:b/>
          <w:i/>
          <w:color w:val="000000"/>
          <w:sz w:val="56"/>
          <w:szCs w:val="56"/>
          <w:u w:val="single"/>
        </w:rPr>
        <w:t xml:space="preserve"> </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810"/>
        <w:rPr>
          <w:rFonts w:ascii="Times" w:eastAsia="Times" w:hAnsi="Times" w:cs="Times"/>
          <w:i/>
          <w:color w:val="000000"/>
          <w:sz w:val="28"/>
          <w:szCs w:val="28"/>
        </w:rPr>
      </w:pPr>
    </w:p>
    <w:p w:rsidR="003076E0" w:rsidRDefault="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170"/>
        <w:rPr>
          <w:rFonts w:ascii="Times" w:eastAsia="Times" w:hAnsi="Times" w:cs="Times"/>
          <w:i/>
          <w:color w:val="000000"/>
          <w:sz w:val="28"/>
          <w:szCs w:val="28"/>
        </w:rPr>
      </w:pPr>
      <w:r w:rsidRPr="006C4472">
        <w:rPr>
          <w:rFonts w:ascii="Times" w:eastAsia="Times" w:hAnsi="Times" w:cs="Times"/>
          <w:i/>
          <w:noProof/>
          <w:color w:val="000000"/>
          <w:sz w:val="28"/>
          <w:szCs w:val="28"/>
          <w:lang w:val="en-US"/>
        </w:rPr>
        <w:drawing>
          <wp:inline distT="0" distB="0" distL="0" distR="0" wp14:anchorId="428B3A48" wp14:editId="2047C36D">
            <wp:extent cx="5874385" cy="2847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10970" cy="2865507"/>
                    </a:xfrm>
                    <a:prstGeom prst="rect">
                      <a:avLst/>
                    </a:prstGeom>
                  </pic:spPr>
                </pic:pic>
              </a:graphicData>
            </a:graphic>
          </wp:inline>
        </w:drawing>
      </w:r>
    </w:p>
    <w:p w:rsidR="006C4472" w:rsidRDefault="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170"/>
        <w:rPr>
          <w:rFonts w:ascii="Times" w:eastAsia="Times" w:hAnsi="Times" w:cs="Times"/>
          <w:i/>
          <w:color w:val="000000"/>
          <w:sz w:val="28"/>
          <w:szCs w:val="28"/>
        </w:rPr>
      </w:pPr>
    </w:p>
    <w:p w:rsidR="003076E0" w:rsidRDefault="006C4472">
      <w:pPr>
        <w:rPr>
          <w:rFonts w:ascii="Times" w:eastAsia="Times" w:hAnsi="Times" w:cs="Times"/>
          <w:i/>
          <w:color w:val="000000"/>
          <w:sz w:val="28"/>
          <w:szCs w:val="28"/>
        </w:rPr>
      </w:pPr>
      <w:r w:rsidRPr="006C4472">
        <w:rPr>
          <w:rFonts w:ascii="Times" w:eastAsia="Times" w:hAnsi="Times" w:cs="Times"/>
          <w:i/>
          <w:noProof/>
          <w:color w:val="000000"/>
          <w:sz w:val="28"/>
          <w:szCs w:val="28"/>
          <w:lang w:val="en-US"/>
        </w:rPr>
        <w:lastRenderedPageBreak/>
        <w:drawing>
          <wp:inline distT="0" distB="0" distL="0" distR="0" wp14:anchorId="3E890879" wp14:editId="1E518A8D">
            <wp:extent cx="7017385" cy="13068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17385" cy="1306830"/>
                    </a:xfrm>
                    <a:prstGeom prst="rect">
                      <a:avLst/>
                    </a:prstGeom>
                  </pic:spPr>
                </pic:pic>
              </a:graphicData>
            </a:graphic>
          </wp:inline>
        </w:drawing>
      </w:r>
    </w:p>
    <w:p w:rsidR="003076E0" w:rsidRDefault="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i/>
          <w:color w:val="000000"/>
          <w:sz w:val="28"/>
          <w:szCs w:val="28"/>
        </w:rPr>
      </w:pPr>
      <w:r>
        <w:rPr>
          <w:b/>
          <w:color w:val="000000"/>
          <w:sz w:val="28"/>
          <w:szCs w:val="28"/>
          <w:u w:val="single"/>
        </w:rPr>
        <w:t>Features</w:t>
      </w:r>
      <w:r w:rsidR="003C038B">
        <w:rPr>
          <w:b/>
          <w:color w:val="000000"/>
          <w:sz w:val="28"/>
          <w:szCs w:val="28"/>
          <w:u w:val="single"/>
        </w:rPr>
        <w:t xml:space="preserve"> (</w:t>
      </w:r>
      <w:r w:rsidR="003C038B">
        <w:rPr>
          <w:b/>
          <w:color w:val="548DD4"/>
          <w:sz w:val="28"/>
          <w:szCs w:val="28"/>
          <w:u w:val="single"/>
        </w:rPr>
        <w:t>index (1).html</w:t>
      </w:r>
      <w:r w:rsidR="003C038B">
        <w:rPr>
          <w:b/>
          <w:color w:val="000000"/>
          <w:sz w:val="28"/>
          <w:szCs w:val="28"/>
          <w:u w:val="single"/>
        </w:rPr>
        <w:t>)</w:t>
      </w:r>
    </w:p>
    <w:p w:rsidR="003076E0" w:rsidRDefault="003076E0" w:rsidP="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36"/>
          <w:szCs w:val="36"/>
          <w:u w:val="single"/>
        </w:rPr>
      </w:pPr>
    </w:p>
    <w:p w:rsidR="003076E0" w:rsidRDefault="006C4472">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3060" w:firstLine="540"/>
        <w:rPr>
          <w:rFonts w:ascii="Times" w:eastAsia="Times" w:hAnsi="Times" w:cs="Times"/>
          <w:b/>
          <w:i/>
          <w:color w:val="000000"/>
          <w:sz w:val="36"/>
          <w:szCs w:val="36"/>
          <w:u w:val="single"/>
        </w:rPr>
      </w:pPr>
      <w:r>
        <w:rPr>
          <w:rFonts w:ascii="Times" w:eastAsia="Times" w:hAnsi="Times" w:cs="Times"/>
          <w:b/>
          <w:i/>
          <w:color w:val="000000"/>
          <w:sz w:val="36"/>
          <w:szCs w:val="36"/>
          <w:u w:val="single"/>
        </w:rPr>
        <w:t>Figure 4: Features</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color w:val="808080"/>
        </w:rPr>
      </w:pPr>
      <w:r>
        <w:rPr>
          <w:rFonts w:ascii="Times" w:eastAsia="Times" w:hAnsi="Times" w:cs="Times"/>
          <w:color w:val="808080"/>
        </w:rPr>
        <w:t xml:space="preserve">  </w:t>
      </w:r>
    </w:p>
    <w:p w:rsidR="003076E0" w:rsidRDefault="006C4472">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rPr>
      </w:pPr>
      <w:r>
        <w:rPr>
          <w:noProof/>
          <w:lang w:val="en-US"/>
        </w:rPr>
        <w:drawing>
          <wp:inline distT="0" distB="0" distL="0" distR="0" wp14:anchorId="27E95048" wp14:editId="3CB9AB9B">
            <wp:extent cx="7029450" cy="1527810"/>
            <wp:effectExtent l="19050" t="19050" r="19050" b="15240"/>
            <wp:docPr id="51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7032244" cy="1528417"/>
                    </a:xfrm>
                    <a:prstGeom prst="rect">
                      <a:avLst/>
                    </a:prstGeom>
                    <a:ln w="22225">
                      <a:solidFill>
                        <a:srgbClr val="000000"/>
                      </a:solidFill>
                      <a:prstDash val="solid"/>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sz w:val="48"/>
          <w:szCs w:val="48"/>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sz w:val="48"/>
          <w:szCs w:val="48"/>
          <w:u w:val="single"/>
        </w:rPr>
      </w:pPr>
    </w:p>
    <w:p w:rsidR="00A71921" w:rsidRPr="00A71921" w:rsidRDefault="00A71921" w:rsidP="00A71921">
      <w:pPr>
        <w:pStyle w:val="NormalWeb"/>
        <w:rPr>
          <w:sz w:val="28"/>
          <w:szCs w:val="28"/>
        </w:rPr>
      </w:pPr>
      <w:r w:rsidRPr="00A71921">
        <w:rPr>
          <w:sz w:val="28"/>
          <w:szCs w:val="28"/>
        </w:rPr>
        <w:t xml:space="preserve">The </w:t>
      </w:r>
      <w:r w:rsidRPr="00A71921">
        <w:rPr>
          <w:rStyle w:val="Strong"/>
          <w:sz w:val="28"/>
          <w:szCs w:val="28"/>
        </w:rPr>
        <w:t>Feature Comparison</w:t>
      </w:r>
      <w:r w:rsidRPr="00A71921">
        <w:rPr>
          <w:sz w:val="28"/>
          <w:szCs w:val="28"/>
        </w:rPr>
        <w:t xml:space="preserve"> part of the </w:t>
      </w:r>
      <w:r w:rsidRPr="00A71921">
        <w:rPr>
          <w:rStyle w:val="Emphasis"/>
          <w:sz w:val="28"/>
          <w:szCs w:val="28"/>
        </w:rPr>
        <w:t>Cell Info</w:t>
      </w:r>
      <w:r w:rsidRPr="00A71921">
        <w:rPr>
          <w:sz w:val="28"/>
          <w:szCs w:val="28"/>
        </w:rPr>
        <w:t xml:space="preserve"> website helps users compare different mobile phones easily. It shows phone details like RAM, battery, camera, and storage side by side in one table.</w:t>
      </w:r>
    </w:p>
    <w:p w:rsidR="00A71921" w:rsidRPr="00A71921" w:rsidRDefault="00A71921" w:rsidP="00A71921">
      <w:pPr>
        <w:pStyle w:val="NormalWeb"/>
        <w:rPr>
          <w:sz w:val="28"/>
          <w:szCs w:val="28"/>
        </w:rPr>
      </w:pPr>
      <w:r w:rsidRPr="00A71921">
        <w:rPr>
          <w:sz w:val="28"/>
          <w:szCs w:val="28"/>
        </w:rPr>
        <w:t xml:space="preserve">This feature is made using </w:t>
      </w:r>
      <w:r w:rsidRPr="00A71921">
        <w:rPr>
          <w:rStyle w:val="Strong"/>
          <w:sz w:val="28"/>
          <w:szCs w:val="28"/>
        </w:rPr>
        <w:t>HTML, CSS, and JavaScript</w:t>
      </w:r>
      <w:r w:rsidRPr="00A71921">
        <w:rPr>
          <w:sz w:val="28"/>
          <w:szCs w:val="28"/>
        </w:rPr>
        <w:t xml:space="preserve">. When a user selects phones, JavaScript collects their data and displays it in a table where each row shows a feature and each column shows a selected phone. If a feature is missing for any phone, it shows </w:t>
      </w:r>
      <w:r w:rsidRPr="00A71921">
        <w:rPr>
          <w:rStyle w:val="Strong"/>
          <w:sz w:val="28"/>
          <w:szCs w:val="28"/>
        </w:rPr>
        <w:t>“N/A”</w:t>
      </w:r>
      <w:r w:rsidRPr="00A71921">
        <w:rPr>
          <w:sz w:val="28"/>
          <w:szCs w:val="28"/>
        </w:rPr>
        <w:t xml:space="preserve"> instead of leaving it blank.</w:t>
      </w:r>
    </w:p>
    <w:p w:rsidR="003076E0" w:rsidRPr="00A71921" w:rsidRDefault="00A71921" w:rsidP="00A71921">
      <w:pPr>
        <w:pStyle w:val="NormalWeb"/>
        <w:rPr>
          <w:sz w:val="28"/>
          <w:szCs w:val="28"/>
        </w:rPr>
      </w:pPr>
      <w:r w:rsidRPr="00A71921">
        <w:rPr>
          <w:sz w:val="28"/>
          <w:szCs w:val="28"/>
        </w:rPr>
        <w:t xml:space="preserve">The table is also </w:t>
      </w:r>
      <w:r w:rsidRPr="00A71921">
        <w:rPr>
          <w:rStyle w:val="Strong"/>
          <w:sz w:val="28"/>
          <w:szCs w:val="28"/>
        </w:rPr>
        <w:t>responsive</w:t>
      </w:r>
      <w:r w:rsidRPr="00A71921">
        <w:rPr>
          <w:sz w:val="28"/>
          <w:szCs w:val="28"/>
        </w:rPr>
        <w:t>, so it looks neat on both large and small screens. This section makes it simple for users to check which phone suits them best, while also showing how JavaScript and DOM are used to create interactive and dynamic web pages.</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sz w:val="48"/>
          <w:szCs w:val="48"/>
          <w:u w:val="single"/>
        </w:rPr>
      </w:pPr>
    </w:p>
    <w:p w:rsidR="003076E0" w:rsidRDefault="003C038B" w:rsidP="00A71921">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color w:val="000000"/>
          <w:sz w:val="48"/>
          <w:szCs w:val="48"/>
          <w:u w:val="single"/>
        </w:rPr>
      </w:pPr>
      <w:r>
        <w:rPr>
          <w:rFonts w:ascii="Times" w:eastAsia="Times" w:hAnsi="Times" w:cs="Times"/>
          <w:b/>
          <w:i/>
          <w:sz w:val="48"/>
          <w:szCs w:val="48"/>
          <w:u w:val="single"/>
        </w:rPr>
        <w:lastRenderedPageBreak/>
        <w:t>Code of</w:t>
      </w:r>
      <w:r w:rsidR="00A71921">
        <w:rPr>
          <w:rFonts w:ascii="Times" w:eastAsia="Times" w:hAnsi="Times" w:cs="Times"/>
          <w:b/>
          <w:i/>
          <w:color w:val="000000"/>
          <w:sz w:val="48"/>
          <w:szCs w:val="48"/>
          <w:u w:val="single"/>
        </w:rPr>
        <w:t xml:space="preserve"> features</w:t>
      </w:r>
    </w:p>
    <w:p w:rsidR="00A71921" w:rsidRDefault="00A71921" w:rsidP="00A71921">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color w:val="000000"/>
          <w:sz w:val="48"/>
          <w:szCs w:val="48"/>
          <w:u w:val="single"/>
        </w:rPr>
      </w:pPr>
    </w:p>
    <w:p w:rsidR="00A71921" w:rsidRDefault="00A71921" w:rsidP="00A71921">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color w:val="000000"/>
          <w:sz w:val="48"/>
          <w:szCs w:val="48"/>
          <w:u w:val="single"/>
        </w:rPr>
      </w:pPr>
    </w:p>
    <w:p w:rsidR="00A71921"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170"/>
        <w:rPr>
          <w:rFonts w:ascii="Times" w:eastAsia="Times" w:hAnsi="Times" w:cs="Times"/>
          <w:i/>
          <w:color w:val="000000"/>
          <w:sz w:val="28"/>
          <w:szCs w:val="28"/>
        </w:rPr>
      </w:pPr>
      <w:r>
        <w:rPr>
          <w:noProof/>
          <w:color w:val="000000"/>
          <w:lang w:val="en-US"/>
        </w:rPr>
        <w:drawing>
          <wp:inline distT="0" distB="0" distL="0" distR="0">
            <wp:extent cx="5607050" cy="2898476"/>
            <wp:effectExtent l="0" t="0" r="0" b="0"/>
            <wp:docPr id="51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618583" cy="2904438"/>
                    </a:xfrm>
                    <a:prstGeom prst="rect">
                      <a:avLst/>
                    </a:prstGeom>
                    <a:ln/>
                  </pic:spPr>
                </pic:pic>
              </a:graphicData>
            </a:graphic>
          </wp:inline>
        </w:drawing>
      </w:r>
    </w:p>
    <w:p w:rsidR="003076E0" w:rsidRDefault="00A71921" w:rsidP="00A71921">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170"/>
        <w:rPr>
          <w:rFonts w:ascii="Times" w:eastAsia="Times" w:hAnsi="Times" w:cs="Times"/>
          <w:i/>
          <w:color w:val="000000"/>
          <w:sz w:val="28"/>
          <w:szCs w:val="28"/>
        </w:rPr>
      </w:pPr>
      <w:r w:rsidRPr="00A71921">
        <w:rPr>
          <w:rFonts w:ascii="Times" w:eastAsia="Times" w:hAnsi="Times" w:cs="Times"/>
          <w:i/>
          <w:noProof/>
          <w:color w:val="000000"/>
          <w:sz w:val="28"/>
          <w:szCs w:val="28"/>
          <w:lang w:val="en-US"/>
        </w:rPr>
        <w:drawing>
          <wp:inline distT="0" distB="0" distL="0" distR="0" wp14:anchorId="01B59E7A" wp14:editId="64E21C7E">
            <wp:extent cx="5723255" cy="188055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8166" cy="1888743"/>
                    </a:xfrm>
                    <a:prstGeom prst="rect">
                      <a:avLst/>
                    </a:prstGeom>
                  </pic:spPr>
                </pic:pic>
              </a:graphicData>
            </a:graphic>
          </wp:inline>
        </w:drawing>
      </w:r>
    </w:p>
    <w:p w:rsidR="00DB0C2B" w:rsidRDefault="00DB0C2B" w:rsidP="00DB0C2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90"/>
        <w:rPr>
          <w:rFonts w:ascii="Times" w:eastAsia="Times" w:hAnsi="Times" w:cs="Times"/>
          <w:b/>
          <w:i/>
          <w:color w:val="000000"/>
          <w:sz w:val="28"/>
          <w:szCs w:val="28"/>
          <w:u w:val="single"/>
        </w:rPr>
      </w:pPr>
    </w:p>
    <w:p w:rsidR="00DB0C2B" w:rsidRDefault="00DB0C2B" w:rsidP="00DB0C2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90"/>
        <w:rPr>
          <w:rFonts w:ascii="Times" w:eastAsia="Times" w:hAnsi="Times" w:cs="Times"/>
          <w:b/>
          <w:i/>
          <w:color w:val="000000"/>
          <w:sz w:val="28"/>
          <w:szCs w:val="28"/>
          <w:u w:val="single"/>
        </w:rPr>
      </w:pPr>
    </w:p>
    <w:p w:rsidR="00DB0C2B" w:rsidRDefault="00DB0C2B" w:rsidP="00DB0C2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90"/>
        <w:rPr>
          <w:rFonts w:ascii="Times" w:eastAsia="Times" w:hAnsi="Times" w:cs="Times"/>
          <w:b/>
          <w:i/>
          <w:color w:val="000000"/>
          <w:sz w:val="28"/>
          <w:szCs w:val="28"/>
          <w:u w:val="single"/>
        </w:rPr>
      </w:pPr>
    </w:p>
    <w:p w:rsidR="00A71921" w:rsidRDefault="00DB0C2B" w:rsidP="00DB0C2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90"/>
        <w:rPr>
          <w:rFonts w:ascii="Times" w:eastAsia="Times" w:hAnsi="Times" w:cs="Times"/>
          <w:b/>
          <w:i/>
          <w:color w:val="548DD4"/>
          <w:sz w:val="28"/>
          <w:szCs w:val="28"/>
          <w:u w:val="single"/>
        </w:rPr>
      </w:pPr>
      <w:proofErr w:type="gramStart"/>
      <w:r>
        <w:rPr>
          <w:rFonts w:ascii="Times" w:eastAsia="Times" w:hAnsi="Times" w:cs="Times"/>
          <w:b/>
          <w:i/>
          <w:color w:val="000000"/>
          <w:sz w:val="28"/>
          <w:szCs w:val="28"/>
          <w:u w:val="single"/>
        </w:rPr>
        <w:t>5.Phone</w:t>
      </w:r>
      <w:proofErr w:type="gramEnd"/>
      <w:r>
        <w:rPr>
          <w:rFonts w:ascii="Times" w:eastAsia="Times" w:hAnsi="Times" w:cs="Times"/>
          <w:b/>
          <w:i/>
          <w:color w:val="000000"/>
          <w:sz w:val="28"/>
          <w:szCs w:val="28"/>
          <w:u w:val="single"/>
        </w:rPr>
        <w:t xml:space="preserve"> comparison</w:t>
      </w:r>
      <w:r w:rsidR="003C038B">
        <w:rPr>
          <w:rFonts w:ascii="Times" w:eastAsia="Times" w:hAnsi="Times" w:cs="Times"/>
          <w:b/>
          <w:i/>
          <w:color w:val="000000"/>
          <w:sz w:val="28"/>
          <w:szCs w:val="28"/>
          <w:u w:val="single"/>
        </w:rPr>
        <w:t xml:space="preserve"> (</w:t>
      </w:r>
      <w:r w:rsidR="003C038B">
        <w:rPr>
          <w:rFonts w:ascii="Times" w:eastAsia="Times" w:hAnsi="Times" w:cs="Times"/>
          <w:b/>
          <w:i/>
          <w:color w:val="548DD4"/>
          <w:sz w:val="28"/>
          <w:szCs w:val="28"/>
          <w:u w:val="single"/>
        </w:rPr>
        <w:t>index (1).html</w:t>
      </w:r>
    </w:p>
    <w:p w:rsidR="003076E0" w:rsidRDefault="003076E0" w:rsidP="00DB0C2B">
      <w:pPr>
        <w:widowControl w:val="0"/>
        <w:pBdr>
          <w:top w:val="none" w:sz="0" w:space="0" w:color="000000"/>
          <w:left w:val="none" w:sz="0" w:space="0" w:color="000000"/>
          <w:bottom w:val="none" w:sz="0" w:space="0" w:color="000000"/>
          <w:right w:val="none" w:sz="0" w:space="0" w:color="000000"/>
          <w:between w:val="none" w:sz="0" w:space="0" w:color="000000"/>
        </w:pBdr>
        <w:spacing w:before="27" w:line="240" w:lineRule="auto"/>
        <w:ind w:right="1785"/>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7" w:line="240" w:lineRule="auto"/>
        <w:ind w:right="1785"/>
        <w:jc w:val="right"/>
        <w:rPr>
          <w:rFonts w:ascii="Times" w:eastAsia="Times" w:hAnsi="Times" w:cs="Times"/>
          <w:color w:val="000000"/>
          <w:sz w:val="28"/>
          <w:szCs w:val="28"/>
        </w:rPr>
      </w:pPr>
      <w:r>
        <w:rPr>
          <w:noProof/>
          <w:lang w:val="en-US"/>
        </w:rPr>
        <w:drawing>
          <wp:anchor distT="19050" distB="19050" distL="19050" distR="19050" simplePos="0" relativeHeight="251658240" behindDoc="0" locked="0" layoutInCell="1" hidden="0" allowOverlap="1">
            <wp:simplePos x="0" y="0"/>
            <wp:positionH relativeFrom="column">
              <wp:posOffset>2021205</wp:posOffset>
            </wp:positionH>
            <wp:positionV relativeFrom="paragraph">
              <wp:posOffset>3303270</wp:posOffset>
            </wp:positionV>
            <wp:extent cx="2193036" cy="382524"/>
            <wp:effectExtent l="0" t="0" r="0" b="0"/>
            <wp:wrapSquare wrapText="bothSides" distT="19050" distB="19050" distL="19050" distR="19050"/>
            <wp:docPr id="48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2193036" cy="382524"/>
                    </a:xfrm>
                    <a:prstGeom prst="rect">
                      <a:avLst/>
                    </a:prstGeom>
                    <a:ln/>
                  </pic:spPr>
                </pic:pic>
              </a:graphicData>
            </a:graphic>
          </wp:anchor>
        </w:drawing>
      </w:r>
    </w:p>
    <w:p w:rsidR="003076E0" w:rsidRDefault="00DB0C2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3060" w:firstLine="540"/>
        <w:rPr>
          <w:rFonts w:ascii="Times" w:eastAsia="Times" w:hAnsi="Times" w:cs="Times"/>
          <w:b/>
          <w:i/>
          <w:color w:val="000000"/>
          <w:sz w:val="36"/>
          <w:szCs w:val="36"/>
          <w:u w:val="single"/>
        </w:rPr>
      </w:pPr>
      <w:r>
        <w:rPr>
          <w:rFonts w:ascii="Times" w:eastAsia="Times" w:hAnsi="Times" w:cs="Times"/>
          <w:b/>
          <w:i/>
          <w:color w:val="000000"/>
          <w:sz w:val="36"/>
          <w:szCs w:val="36"/>
          <w:u w:val="single"/>
        </w:rPr>
        <w:t>Figure 5: phone comparison</w:t>
      </w:r>
    </w:p>
    <w:p w:rsidR="00DB0C2B" w:rsidRDefault="00DB0C2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color w:val="808080"/>
        </w:rPr>
      </w:pPr>
    </w:p>
    <w:p w:rsidR="003076E0" w:rsidRDefault="00DB0C2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color w:val="808080"/>
        </w:rPr>
      </w:pPr>
      <w:r w:rsidRPr="00DB0C2B">
        <w:rPr>
          <w:rFonts w:ascii="Times" w:eastAsia="Times" w:hAnsi="Times" w:cs="Times"/>
          <w:b/>
          <w:i/>
          <w:noProof/>
          <w:color w:val="000000"/>
          <w:sz w:val="28"/>
          <w:szCs w:val="28"/>
          <w:u w:val="single"/>
          <w:lang w:val="en-US"/>
        </w:rPr>
        <w:drawing>
          <wp:inline distT="0" distB="0" distL="0" distR="0" wp14:anchorId="1BEC0698" wp14:editId="48C5A732">
            <wp:extent cx="7017385" cy="3049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17385" cy="3049270"/>
                    </a:xfrm>
                    <a:prstGeom prst="rect">
                      <a:avLst/>
                    </a:prstGeom>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p>
    <w:p w:rsidR="00DB0C2B" w:rsidRPr="00DB0C2B" w:rsidRDefault="00DB0C2B" w:rsidP="00DB0C2B">
      <w:pPr>
        <w:pStyle w:val="NormalWeb"/>
        <w:rPr>
          <w:sz w:val="28"/>
          <w:szCs w:val="28"/>
        </w:rPr>
      </w:pPr>
      <w:r w:rsidRPr="00DB0C2B">
        <w:rPr>
          <w:sz w:val="28"/>
          <w:szCs w:val="28"/>
        </w:rPr>
        <w:t xml:space="preserve">The </w:t>
      </w:r>
      <w:r w:rsidRPr="00DB0C2B">
        <w:rPr>
          <w:rStyle w:val="Strong"/>
          <w:sz w:val="28"/>
          <w:szCs w:val="28"/>
        </w:rPr>
        <w:t>Comparison Page</w:t>
      </w:r>
      <w:r w:rsidRPr="00DB0C2B">
        <w:rPr>
          <w:sz w:val="28"/>
          <w:szCs w:val="28"/>
        </w:rPr>
        <w:t xml:space="preserve"> of the </w:t>
      </w:r>
      <w:r w:rsidRPr="00DB0C2B">
        <w:rPr>
          <w:rStyle w:val="Emphasis"/>
          <w:sz w:val="28"/>
          <w:szCs w:val="28"/>
        </w:rPr>
        <w:t>Cell Info</w:t>
      </w:r>
      <w:r w:rsidRPr="00DB0C2B">
        <w:rPr>
          <w:sz w:val="28"/>
          <w:szCs w:val="28"/>
        </w:rPr>
        <w:t xml:space="preserve"> website allows users to compare different mobile phones side by side. It is designed using </w:t>
      </w:r>
      <w:r w:rsidRPr="00DB0C2B">
        <w:rPr>
          <w:rStyle w:val="Strong"/>
          <w:sz w:val="28"/>
          <w:szCs w:val="28"/>
        </w:rPr>
        <w:t>HTML, CSS, and JavaScript</w:t>
      </w:r>
      <w:r w:rsidRPr="00DB0C2B">
        <w:rPr>
          <w:sz w:val="28"/>
          <w:szCs w:val="28"/>
        </w:rPr>
        <w:t xml:space="preserve"> to make the comparison interactive and user-friendly.</w:t>
      </w:r>
    </w:p>
    <w:p w:rsidR="00DB0C2B" w:rsidRPr="00DB0C2B" w:rsidRDefault="00DB0C2B" w:rsidP="00DB0C2B">
      <w:pPr>
        <w:pStyle w:val="NormalWeb"/>
        <w:rPr>
          <w:sz w:val="28"/>
          <w:szCs w:val="28"/>
        </w:rPr>
      </w:pPr>
      <w:r w:rsidRPr="00DB0C2B">
        <w:rPr>
          <w:sz w:val="28"/>
          <w:szCs w:val="28"/>
        </w:rPr>
        <w:t>Users can select up to five phones, and the page automatically displays their features in a structured table format. Each phone’s data is shown clearly so users can easily see differences in RAM, battery, camera, and other specs.</w:t>
      </w:r>
    </w:p>
    <w:p w:rsidR="00DB0C2B" w:rsidRPr="00DB0C2B" w:rsidRDefault="00DB0C2B" w:rsidP="00DB0C2B">
      <w:pPr>
        <w:pStyle w:val="NormalWeb"/>
        <w:rPr>
          <w:sz w:val="28"/>
          <w:szCs w:val="28"/>
        </w:rPr>
      </w:pPr>
      <w:r w:rsidRPr="00DB0C2B">
        <w:rPr>
          <w:sz w:val="28"/>
          <w:szCs w:val="28"/>
        </w:rPr>
        <w:t>This page improves the website’s usability by helping users make smart choices through direct and visual comparison of phone details.</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firstLine="720"/>
        <w:rPr>
          <w:rFonts w:ascii="Times" w:eastAsia="Times" w:hAnsi="Times" w:cs="Times"/>
          <w:b/>
          <w:i/>
          <w:color w:val="000000"/>
          <w:sz w:val="56"/>
          <w:szCs w:val="56"/>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48"/>
          <w:szCs w:val="48"/>
        </w:rPr>
      </w:pPr>
      <w:r>
        <w:rPr>
          <w:rFonts w:ascii="Times" w:eastAsia="Times" w:hAnsi="Times" w:cs="Times"/>
          <w:b/>
          <w:i/>
          <w:sz w:val="48"/>
          <w:szCs w:val="48"/>
        </w:rPr>
        <w:t>Code of</w:t>
      </w:r>
      <w:r w:rsidR="00DB0C2B">
        <w:rPr>
          <w:rFonts w:ascii="Times" w:eastAsia="Times" w:hAnsi="Times" w:cs="Times"/>
          <w:b/>
          <w:i/>
          <w:sz w:val="48"/>
          <w:szCs w:val="48"/>
        </w:rPr>
        <w:t xml:space="preserve"> phone</w:t>
      </w:r>
      <w:r w:rsidR="00DB0C2B">
        <w:rPr>
          <w:rFonts w:ascii="Times" w:eastAsia="Times" w:hAnsi="Times" w:cs="Times"/>
          <w:b/>
          <w:i/>
          <w:color w:val="000000"/>
          <w:sz w:val="48"/>
          <w:szCs w:val="48"/>
        </w:rPr>
        <w:t xml:space="preserve"> comparison </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p>
    <w:p w:rsidR="003076E0" w:rsidRDefault="00DB0C2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36"/>
          <w:szCs w:val="36"/>
          <w:u w:val="single"/>
        </w:rPr>
      </w:pPr>
      <w:r>
        <w:rPr>
          <w:noProof/>
          <w:lang w:val="en-US"/>
        </w:rPr>
        <w:lastRenderedPageBreak/>
        <w:drawing>
          <wp:inline distT="0" distB="0" distL="0" distR="0" wp14:anchorId="7359F05A" wp14:editId="5C669345">
            <wp:extent cx="7133590" cy="3140015"/>
            <wp:effectExtent l="0" t="0" r="0" b="3810"/>
            <wp:docPr id="52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7144022" cy="3144607"/>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36"/>
          <w:szCs w:val="36"/>
          <w:u w:val="single"/>
        </w:rPr>
      </w:pPr>
    </w:p>
    <w:p w:rsidR="003076E0" w:rsidRDefault="003076E0">
      <w:pPr>
        <w:rPr>
          <w:rFonts w:ascii="Times" w:eastAsia="Times" w:hAnsi="Times" w:cs="Times"/>
          <w:b/>
          <w:i/>
          <w:color w:val="000000"/>
          <w:sz w:val="28"/>
          <w:szCs w:val="28"/>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Menu bar:</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r>
        <w:rPr>
          <w:noProof/>
          <w:color w:val="000000"/>
          <w:lang w:val="en-US"/>
        </w:rPr>
        <w:drawing>
          <wp:inline distT="0" distB="0" distL="0" distR="0">
            <wp:extent cx="6504317" cy="845185"/>
            <wp:effectExtent l="19050" t="19050" r="10795" b="12065"/>
            <wp:docPr id="48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556738" cy="851997"/>
                    </a:xfrm>
                    <a:prstGeom prst="rect">
                      <a:avLst/>
                    </a:prstGeom>
                    <a:ln w="25400">
                      <a:solidFill>
                        <a:srgbClr val="000000"/>
                      </a:solidFill>
                      <a:prstDash val="solid"/>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3060"/>
        <w:rPr>
          <w:rFonts w:ascii="Times" w:eastAsia="Times" w:hAnsi="Times" w:cs="Times"/>
          <w:b/>
          <w:i/>
          <w:color w:val="000000"/>
          <w:sz w:val="36"/>
          <w:szCs w:val="36"/>
          <w:u w:val="single"/>
        </w:rPr>
      </w:pPr>
      <w:bookmarkStart w:id="4" w:name="_heading=h.30j0zll" w:colFirst="0" w:colLast="0"/>
      <w:bookmarkEnd w:id="4"/>
      <w:r>
        <w:rPr>
          <w:rFonts w:ascii="Times" w:eastAsia="Times" w:hAnsi="Times" w:cs="Times"/>
          <w:b/>
          <w:i/>
          <w:color w:val="000000"/>
          <w:sz w:val="36"/>
          <w:szCs w:val="36"/>
          <w:u w:val="single"/>
        </w:rPr>
        <w:t>Figure 6: Description of our Menu bar</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color w:val="808080"/>
        </w:rPr>
      </w:pPr>
      <w:r>
        <w:rPr>
          <w:rFonts w:ascii="Times" w:eastAsia="Times" w:hAnsi="Times" w:cs="Times"/>
          <w:color w:val="808080"/>
        </w:rPr>
        <w:t xml:space="preserve">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913"/>
        <w:rPr>
          <w:rFonts w:ascii="Times" w:eastAsia="Times" w:hAnsi="Times" w:cs="Times"/>
          <w:b/>
          <w:i/>
          <w:color w:val="000000"/>
          <w:sz w:val="28"/>
          <w:szCs w:val="28"/>
        </w:rPr>
      </w:pPr>
      <w:r>
        <w:rPr>
          <w:rFonts w:ascii="Times" w:eastAsia="Times" w:hAnsi="Times" w:cs="Times"/>
          <w:b/>
          <w:i/>
          <w:color w:val="000000"/>
          <w:sz w:val="28"/>
          <w:szCs w:val="28"/>
        </w:rPr>
        <w:t>Use to load the remaining sections. The following is a list of those sections:</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913"/>
        <w:rPr>
          <w:rFonts w:ascii="Times" w:eastAsia="Times" w:hAnsi="Times" w:cs="Times"/>
          <w:i/>
          <w:color w:val="000000"/>
          <w:sz w:val="28"/>
          <w:szCs w:val="28"/>
        </w:rPr>
      </w:pPr>
      <w:r>
        <w:rPr>
          <w:rFonts w:ascii="Times" w:eastAsia="Times" w:hAnsi="Times" w:cs="Times"/>
          <w:i/>
          <w:color w:val="000000"/>
          <w:sz w:val="28"/>
          <w:szCs w:val="28"/>
        </w:rPr>
        <w:t xml:space="preserve"> As we have work on only single page and re-directing on other sections. So we are made our web directed pages. </w:t>
      </w:r>
    </w:p>
    <w:p w:rsidR="003076E0" w:rsidRDefault="003C038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r>
        <w:rPr>
          <w:rFonts w:ascii="Times" w:eastAsia="Times" w:hAnsi="Times" w:cs="Times"/>
          <w:b/>
          <w:i/>
          <w:color w:val="000000"/>
          <w:sz w:val="28"/>
          <w:szCs w:val="28"/>
        </w:rPr>
        <w:t>Home Page (</w:t>
      </w:r>
      <w:r>
        <w:rPr>
          <w:rFonts w:ascii="Times" w:eastAsia="Times" w:hAnsi="Times" w:cs="Times"/>
          <w:b/>
          <w:i/>
          <w:color w:val="548DD4"/>
          <w:sz w:val="28"/>
          <w:szCs w:val="28"/>
        </w:rPr>
        <w:t>1. index (1).html</w:t>
      </w:r>
      <w:r>
        <w:rPr>
          <w:rFonts w:ascii="Times" w:eastAsia="Times" w:hAnsi="Times" w:cs="Times"/>
          <w:b/>
          <w:i/>
          <w:color w:val="000000"/>
          <w:sz w:val="28"/>
          <w:szCs w:val="28"/>
        </w:rPr>
        <w:t>)</w:t>
      </w:r>
    </w:p>
    <w:p w:rsidR="003076E0" w:rsidRDefault="00DB0C2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rPr>
      </w:pPr>
      <w:r>
        <w:rPr>
          <w:rFonts w:ascii="Times" w:eastAsia="Times" w:hAnsi="Times" w:cs="Times"/>
          <w:b/>
          <w:i/>
          <w:color w:val="000000"/>
          <w:sz w:val="28"/>
          <w:szCs w:val="28"/>
        </w:rPr>
        <w:t>Brands</w:t>
      </w:r>
      <w:r w:rsidR="003C038B">
        <w:rPr>
          <w:rFonts w:ascii="Times" w:eastAsia="Times" w:hAnsi="Times" w:cs="Times"/>
          <w:b/>
          <w:i/>
          <w:color w:val="000000"/>
          <w:sz w:val="28"/>
          <w:szCs w:val="28"/>
        </w:rPr>
        <w:t xml:space="preserve"> Page</w:t>
      </w:r>
      <w:r>
        <w:rPr>
          <w:rFonts w:ascii="Times" w:eastAsia="Times" w:hAnsi="Times" w:cs="Times"/>
          <w:b/>
          <w:i/>
          <w:color w:val="548DD4"/>
          <w:sz w:val="28"/>
          <w:szCs w:val="28"/>
        </w:rPr>
        <w:t xml:space="preserve"> (2. index (1).html- Brands</w:t>
      </w:r>
      <w:r w:rsidR="003C038B">
        <w:rPr>
          <w:rFonts w:ascii="Times" w:eastAsia="Times" w:hAnsi="Times" w:cs="Times"/>
          <w:b/>
          <w:i/>
          <w:color w:val="548DD4"/>
          <w:sz w:val="28"/>
          <w:szCs w:val="28"/>
        </w:rPr>
        <w:t xml:space="preserve"> Section</w:t>
      </w:r>
      <w:r w:rsidR="003C038B">
        <w:rPr>
          <w:rFonts w:ascii="Times" w:eastAsia="Times" w:hAnsi="Times" w:cs="Times"/>
          <w:b/>
          <w:i/>
          <w:color w:val="000000"/>
          <w:sz w:val="28"/>
          <w:szCs w:val="28"/>
        </w:rPr>
        <w:t>)</w:t>
      </w:r>
    </w:p>
    <w:p w:rsidR="003076E0" w:rsidRDefault="00DB0C2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rPr>
      </w:pPr>
      <w:r>
        <w:rPr>
          <w:rFonts w:ascii="Times" w:eastAsia="Times" w:hAnsi="Times" w:cs="Times"/>
          <w:b/>
          <w:i/>
          <w:color w:val="000000"/>
          <w:sz w:val="28"/>
          <w:szCs w:val="28"/>
        </w:rPr>
        <w:t>Feature</w:t>
      </w:r>
      <w:r w:rsidR="003C038B">
        <w:rPr>
          <w:rFonts w:ascii="Times" w:eastAsia="Times" w:hAnsi="Times" w:cs="Times"/>
          <w:b/>
          <w:i/>
          <w:color w:val="000000"/>
          <w:sz w:val="28"/>
          <w:szCs w:val="28"/>
        </w:rPr>
        <w:t xml:space="preserve"> Page (</w:t>
      </w:r>
      <w:r>
        <w:rPr>
          <w:rFonts w:ascii="Times" w:eastAsia="Times" w:hAnsi="Times" w:cs="Times"/>
          <w:b/>
          <w:i/>
          <w:color w:val="548DD4"/>
          <w:sz w:val="28"/>
          <w:szCs w:val="28"/>
        </w:rPr>
        <w:t>3. index (1).html-features</w:t>
      </w:r>
      <w:r w:rsidR="003C038B">
        <w:rPr>
          <w:rFonts w:ascii="Times" w:eastAsia="Times" w:hAnsi="Times" w:cs="Times"/>
          <w:b/>
          <w:i/>
          <w:color w:val="548DD4"/>
          <w:sz w:val="28"/>
          <w:szCs w:val="28"/>
        </w:rPr>
        <w:t xml:space="preserve"> Section</w:t>
      </w:r>
      <w:r w:rsidR="003C038B">
        <w:rPr>
          <w:rFonts w:ascii="Times" w:eastAsia="Times" w:hAnsi="Times" w:cs="Times"/>
          <w:b/>
          <w:i/>
          <w:color w:val="000000"/>
          <w:sz w:val="28"/>
          <w:szCs w:val="28"/>
        </w:rPr>
        <w:t>)</w:t>
      </w:r>
    </w:p>
    <w:p w:rsidR="003076E0" w:rsidRDefault="00DB0C2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rPr>
      </w:pPr>
      <w:proofErr w:type="spellStart"/>
      <w:r>
        <w:rPr>
          <w:rFonts w:ascii="Times" w:eastAsia="Times" w:hAnsi="Times" w:cs="Times"/>
          <w:b/>
          <w:i/>
          <w:color w:val="000000"/>
          <w:sz w:val="28"/>
          <w:szCs w:val="28"/>
        </w:rPr>
        <w:t>Comapre</w:t>
      </w:r>
      <w:proofErr w:type="spellEnd"/>
      <w:r w:rsidR="003C038B">
        <w:rPr>
          <w:rFonts w:ascii="Times" w:eastAsia="Times" w:hAnsi="Times" w:cs="Times"/>
          <w:b/>
          <w:i/>
          <w:color w:val="000000"/>
          <w:sz w:val="28"/>
          <w:szCs w:val="28"/>
        </w:rPr>
        <w:t xml:space="preserve"> Page (</w:t>
      </w:r>
      <w:r>
        <w:rPr>
          <w:rFonts w:ascii="Times" w:eastAsia="Times" w:hAnsi="Times" w:cs="Times"/>
          <w:b/>
          <w:i/>
          <w:color w:val="548DD4"/>
          <w:sz w:val="28"/>
          <w:szCs w:val="28"/>
        </w:rPr>
        <w:t>4. index (1).html-compare</w:t>
      </w:r>
      <w:r w:rsidR="003C038B">
        <w:rPr>
          <w:rFonts w:ascii="Times" w:eastAsia="Times" w:hAnsi="Times" w:cs="Times"/>
          <w:b/>
          <w:i/>
          <w:color w:val="548DD4"/>
          <w:sz w:val="28"/>
          <w:szCs w:val="28"/>
        </w:rPr>
        <w:t xml:space="preserve"> Section</w:t>
      </w:r>
      <w:r w:rsidR="003C038B">
        <w:rPr>
          <w:rFonts w:ascii="Times" w:eastAsia="Times" w:hAnsi="Times" w:cs="Times"/>
          <w:b/>
          <w:i/>
          <w:color w:val="000000"/>
          <w:sz w:val="28"/>
          <w:szCs w:val="28"/>
        </w:rPr>
        <w: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630"/>
        <w:rPr>
          <w:rFonts w:ascii="Times" w:eastAsia="Times" w:hAnsi="Times" w:cs="Times"/>
          <w:b/>
          <w:i/>
          <w:color w:val="000000"/>
          <w:sz w:val="28"/>
          <w:szCs w:val="28"/>
        </w:rPr>
      </w:pPr>
      <w:r>
        <w:rPr>
          <w:rFonts w:ascii="Times" w:eastAsia="Times" w:hAnsi="Times" w:cs="Times"/>
          <w:b/>
          <w:i/>
          <w:color w:val="000000"/>
          <w:sz w:val="28"/>
          <w:szCs w:val="28"/>
        </w:rPr>
        <w:t xml:space="preserve">           </w:t>
      </w:r>
      <w:r>
        <w:rPr>
          <w:noProof/>
          <w:color w:val="000000"/>
          <w:lang w:val="en-US"/>
        </w:rPr>
        <w:drawing>
          <wp:inline distT="0" distB="0" distL="0" distR="0">
            <wp:extent cx="267450" cy="267450"/>
            <wp:effectExtent l="0" t="0" r="0" b="0"/>
            <wp:docPr id="482" name="image25.png" descr="Shark"/>
            <wp:cNvGraphicFramePr/>
            <a:graphic xmlns:a="http://schemas.openxmlformats.org/drawingml/2006/main">
              <a:graphicData uri="http://schemas.openxmlformats.org/drawingml/2006/picture">
                <pic:pic xmlns:pic="http://schemas.openxmlformats.org/drawingml/2006/picture">
                  <pic:nvPicPr>
                    <pic:cNvPr id="0" name="image25.png" descr="Shark"/>
                    <pic:cNvPicPr preferRelativeResize="0"/>
                  </pic:nvPicPr>
                  <pic:blipFill>
                    <a:blip r:embed="rId26"/>
                    <a:srcRect/>
                    <a:stretch>
                      <a:fillRect/>
                    </a:stretch>
                  </pic:blipFill>
                  <pic:spPr>
                    <a:xfrm>
                      <a:off x="0" y="0"/>
                      <a:ext cx="267450" cy="267450"/>
                    </a:xfrm>
                    <a:prstGeom prst="rect">
                      <a:avLst/>
                    </a:prstGeom>
                    <a:ln/>
                  </pic:spPr>
                </pic:pic>
              </a:graphicData>
            </a:graphic>
          </wp:inline>
        </w:drawing>
      </w:r>
      <w:r>
        <w:rPr>
          <w:rFonts w:ascii="Times" w:eastAsia="Times" w:hAnsi="Times" w:cs="Times"/>
          <w:i/>
          <w:color w:val="000000"/>
          <w:sz w:val="28"/>
          <w:szCs w:val="28"/>
        </w:rPr>
        <w:t xml:space="preserve">Portfolio </w:t>
      </w:r>
      <w:proofErr w:type="gramStart"/>
      <w:r>
        <w:rPr>
          <w:rFonts w:ascii="Times" w:eastAsia="Times" w:hAnsi="Times" w:cs="Times"/>
          <w:i/>
          <w:color w:val="000000"/>
          <w:sz w:val="28"/>
          <w:szCs w:val="28"/>
        </w:rPr>
        <w:t>details(</w:t>
      </w:r>
      <w:proofErr w:type="gramEnd"/>
      <w:r>
        <w:rPr>
          <w:rFonts w:ascii="Times" w:eastAsia="Times" w:hAnsi="Times" w:cs="Times"/>
          <w:i/>
          <w:color w:val="548DD4"/>
          <w:sz w:val="28"/>
          <w:szCs w:val="28"/>
        </w:rPr>
        <w:t>5.Portfolio-detail.html</w:t>
      </w:r>
      <w:r>
        <w:rPr>
          <w:rFonts w:ascii="Times" w:eastAsia="Times" w:hAnsi="Times" w:cs="Times"/>
          <w:i/>
          <w:color w:val="000000"/>
          <w:sz w:val="28"/>
          <w:szCs w:val="28"/>
        </w:rPr>
        <w:t>)</w:t>
      </w:r>
    </w:p>
    <w:p w:rsidR="003076E0" w:rsidRDefault="003C038B" w:rsidP="00DB0C2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r>
        <w:rPr>
          <w:rFonts w:ascii="Times" w:eastAsia="Times" w:hAnsi="Times" w:cs="Times"/>
          <w:i/>
          <w:color w:val="000000"/>
          <w:sz w:val="28"/>
          <w:szCs w:val="28"/>
        </w:rPr>
        <w:lastRenderedPageBreak/>
        <w:tab/>
      </w:r>
      <w:r>
        <w:rPr>
          <w:rFonts w:ascii="Times" w:eastAsia="Times" w:hAnsi="Times" w:cs="Times"/>
          <w:i/>
          <w:color w:val="000000"/>
          <w:sz w:val="28"/>
          <w:szCs w:val="28"/>
        </w:rPr>
        <w:tab/>
      </w:r>
      <w:r w:rsidR="00DB0C2B">
        <w:rPr>
          <w:rFonts w:ascii="Times" w:eastAsia="Times" w:hAnsi="Times" w:cs="Times"/>
          <w:b/>
          <w:i/>
          <w:color w:val="000000"/>
          <w:sz w:val="28"/>
          <w:szCs w:val="28"/>
        </w:rPr>
        <w:t>Sig</w:t>
      </w:r>
      <w:r>
        <w:rPr>
          <w:rFonts w:ascii="Times" w:eastAsia="Times" w:hAnsi="Times" w:cs="Times"/>
          <w:b/>
          <w:i/>
          <w:color w:val="000000"/>
          <w:sz w:val="28"/>
          <w:szCs w:val="28"/>
        </w:rPr>
        <w:t>n</w:t>
      </w:r>
      <w:r w:rsidR="00DB0C2B">
        <w:rPr>
          <w:rFonts w:ascii="Times" w:eastAsia="Times" w:hAnsi="Times" w:cs="Times"/>
          <w:b/>
          <w:i/>
          <w:color w:val="000000"/>
          <w:sz w:val="28"/>
          <w:szCs w:val="28"/>
        </w:rPr>
        <w:t xml:space="preserve"> in</w:t>
      </w:r>
      <w:r>
        <w:rPr>
          <w:rFonts w:ascii="Times" w:eastAsia="Times" w:hAnsi="Times" w:cs="Times"/>
          <w:b/>
          <w:i/>
          <w:color w:val="000000"/>
          <w:sz w:val="28"/>
          <w:szCs w:val="28"/>
        </w:rPr>
        <w:t xml:space="preserve"> Page (</w:t>
      </w:r>
      <w:r>
        <w:rPr>
          <w:rFonts w:ascii="Times" w:eastAsia="Times" w:hAnsi="Times" w:cs="Times"/>
          <w:b/>
          <w:i/>
          <w:color w:val="548DD4"/>
          <w:sz w:val="28"/>
          <w:szCs w:val="28"/>
        </w:rPr>
        <w:t>14. index (1).html</w:t>
      </w:r>
      <w:r>
        <w:rPr>
          <w:rFonts w:ascii="Times" w:eastAsia="Times" w:hAnsi="Times" w:cs="Times"/>
          <w:b/>
          <w:i/>
          <w:color w:val="000000"/>
          <w:sz w:val="28"/>
          <w:szCs w:val="28"/>
        </w:rPr>
        <w:t>)</w:t>
      </w:r>
    </w:p>
    <w:p w:rsidR="003076E0" w:rsidRDefault="00DB0C2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rPr>
      </w:pPr>
      <w:r>
        <w:rPr>
          <w:rFonts w:ascii="Times" w:eastAsia="Times" w:hAnsi="Times" w:cs="Times"/>
          <w:b/>
          <w:i/>
          <w:color w:val="000000"/>
          <w:sz w:val="28"/>
          <w:szCs w:val="28"/>
        </w:rPr>
        <w:t>login</w:t>
      </w:r>
      <w:r w:rsidR="003C038B">
        <w:rPr>
          <w:rFonts w:ascii="Times" w:eastAsia="Times" w:hAnsi="Times" w:cs="Times"/>
          <w:b/>
          <w:i/>
          <w:color w:val="000000"/>
          <w:sz w:val="28"/>
          <w:szCs w:val="28"/>
        </w:rPr>
        <w:t xml:space="preserve"> Page (</w:t>
      </w:r>
      <w:r w:rsidR="003C038B">
        <w:rPr>
          <w:rFonts w:ascii="Times" w:eastAsia="Times" w:hAnsi="Times" w:cs="Times"/>
          <w:b/>
          <w:i/>
          <w:color w:val="548DD4"/>
          <w:sz w:val="28"/>
          <w:szCs w:val="28"/>
        </w:rPr>
        <w:t>15. index (1).html</w:t>
      </w:r>
      <w:r w:rsidR="003C038B">
        <w:rPr>
          <w:rFonts w:ascii="Times" w:eastAsia="Times" w:hAnsi="Times" w:cs="Times"/>
          <w:b/>
          <w:i/>
          <w:color w:val="000000"/>
          <w:sz w:val="28"/>
          <w:szCs w:val="28"/>
        </w:rPr>
        <w:t>)</w:t>
      </w:r>
    </w:p>
    <w:p w:rsidR="003076E0" w:rsidRDefault="003C038B">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rPr>
      </w:pPr>
      <w:r>
        <w:rPr>
          <w:rFonts w:ascii="Times" w:eastAsia="Times" w:hAnsi="Times" w:cs="Times"/>
          <w:b/>
          <w:i/>
          <w:color w:val="000000"/>
          <w:sz w:val="28"/>
          <w:szCs w:val="28"/>
        </w:rPr>
        <w:t>Contact Page (</w:t>
      </w:r>
      <w:r>
        <w:rPr>
          <w:rFonts w:ascii="Times" w:eastAsia="Times" w:hAnsi="Times" w:cs="Times"/>
          <w:b/>
          <w:i/>
          <w:color w:val="548DD4"/>
          <w:sz w:val="28"/>
          <w:szCs w:val="28"/>
        </w:rPr>
        <w:t>16. index (1).html</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630"/>
        <w:rPr>
          <w:rFonts w:ascii="Times" w:eastAsia="Times" w:hAnsi="Times" w:cs="Times"/>
          <w:b/>
          <w:i/>
          <w:color w:val="000000"/>
          <w:sz w:val="28"/>
          <w:szCs w:val="28"/>
        </w:rPr>
      </w:pPr>
    </w:p>
    <w:p w:rsidR="003076E0" w:rsidRDefault="003076E0" w:rsidP="00065FB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color w:val="808080"/>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630"/>
        <w:rPr>
          <w:rFonts w:ascii="Times" w:eastAsia="Times" w:hAnsi="Times" w:cs="Times"/>
          <w:b/>
          <w:i/>
          <w:color w:val="000000"/>
          <w:sz w:val="28"/>
          <w:szCs w:val="28"/>
        </w:rPr>
      </w:pPr>
    </w:p>
    <w:p w:rsidR="003076E0" w:rsidRPr="00065FB5" w:rsidRDefault="003076E0" w:rsidP="00065FB5">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3060" w:firstLine="540"/>
        <w:rPr>
          <w:rFonts w:ascii="Times" w:eastAsia="Times" w:hAnsi="Times" w:cs="Times"/>
          <w:b/>
          <w:i/>
          <w:color w:val="000000"/>
          <w:sz w:val="36"/>
          <w:szCs w:val="36"/>
          <w:u w:val="single"/>
        </w:rPr>
      </w:pPr>
      <w:bookmarkStart w:id="5" w:name="_heading=h.1fob9te" w:colFirst="0" w:colLast="0"/>
      <w:bookmarkEnd w:id="5"/>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630"/>
        <w:rPr>
          <w:rFonts w:ascii="Times" w:eastAsia="Times" w:hAnsi="Times" w:cs="Times"/>
          <w:b/>
          <w:i/>
          <w:color w:val="000000"/>
          <w:sz w:val="48"/>
          <w:szCs w:val="4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630"/>
        <w:rPr>
          <w:rFonts w:ascii="Times" w:eastAsia="Times" w:hAnsi="Times" w:cs="Times"/>
          <w:b/>
          <w:i/>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630"/>
        <w:rPr>
          <w:rFonts w:ascii="Times" w:eastAsia="Times" w:hAnsi="Times" w:cs="Times"/>
          <w:b/>
          <w:i/>
          <w:color w:val="000000"/>
          <w:sz w:val="28"/>
          <w:szCs w:val="28"/>
        </w:rPr>
      </w:pPr>
    </w:p>
    <w:p w:rsidR="003076E0" w:rsidRDefault="003C038B">
      <w:pPr>
        <w:rPr>
          <w:rFonts w:ascii="Times" w:eastAsia="Times" w:hAnsi="Times" w:cs="Times"/>
          <w:b/>
          <w:i/>
          <w:color w:val="000000"/>
          <w:sz w:val="28"/>
          <w:szCs w:val="28"/>
          <w:u w:val="single"/>
        </w:rPr>
      </w:pPr>
      <w:r>
        <w:br w:type="page"/>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Portfolio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noProof/>
          <w:lang w:val="en-US"/>
        </w:rPr>
        <w:drawing>
          <wp:inline distT="0" distB="0" distL="0" distR="0">
            <wp:extent cx="5928350" cy="2088100"/>
            <wp:effectExtent l="25400" t="25400" r="25400" b="25400"/>
            <wp:docPr id="46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928350" cy="2088100"/>
                    </a:xfrm>
                    <a:prstGeom prst="rect">
                      <a:avLst/>
                    </a:prstGeom>
                    <a:ln w="25400">
                      <a:solidFill>
                        <a:srgbClr val="000000"/>
                      </a:solidFill>
                      <a:prstDash val="solid"/>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720" w:firstLine="720"/>
        <w:rPr>
          <w:rFonts w:ascii="Times" w:eastAsia="Times" w:hAnsi="Times" w:cs="Times"/>
          <w:b/>
          <w:i/>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rPr>
      </w:pPr>
      <w:r>
        <w:rPr>
          <w:noProof/>
          <w:lang w:val="en-US"/>
        </w:rPr>
        <w:drawing>
          <wp:inline distT="0" distB="0" distL="0" distR="0">
            <wp:extent cx="5853814" cy="2322121"/>
            <wp:effectExtent l="34925" t="34925" r="34925" b="34925"/>
            <wp:docPr id="4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853814" cy="2322121"/>
                    </a:xfrm>
                    <a:prstGeom prst="rect">
                      <a:avLst/>
                    </a:prstGeom>
                    <a:ln w="34925">
                      <a:solidFill>
                        <a:srgbClr val="000000"/>
                      </a:solidFill>
                      <a:prstDash val="solid"/>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913"/>
        <w:rPr>
          <w:rFonts w:ascii="Times" w:eastAsia="Times" w:hAnsi="Times" w:cs="Times"/>
          <w:i/>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2160" w:firstLine="720"/>
        <w:rPr>
          <w:rFonts w:ascii="Times" w:eastAsia="Times" w:hAnsi="Times" w:cs="Times"/>
          <w:b/>
          <w:i/>
          <w:color w:val="000000"/>
          <w:sz w:val="36"/>
          <w:szCs w:val="36"/>
          <w:u w:val="single"/>
        </w:rPr>
      </w:pPr>
      <w:r>
        <w:rPr>
          <w:rFonts w:ascii="Times" w:eastAsia="Times" w:hAnsi="Times" w:cs="Times"/>
          <w:b/>
          <w:i/>
          <w:color w:val="000000"/>
          <w:sz w:val="36"/>
          <w:szCs w:val="36"/>
          <w:u w:val="single"/>
        </w:rPr>
        <w:t>Figure 8: Portfolio</w:t>
      </w:r>
    </w:p>
    <w:p w:rsidR="003076E0" w:rsidRDefault="003C038B">
      <w:pPr>
        <w:rPr>
          <w:rFonts w:ascii="Times" w:eastAsia="Times" w:hAnsi="Times" w:cs="Times"/>
          <w:b/>
          <w:i/>
          <w:color w:val="000000"/>
          <w:sz w:val="36"/>
          <w:szCs w:val="36"/>
          <w:u w:val="single"/>
        </w:rPr>
      </w:pPr>
      <w:r>
        <w:br w:type="page"/>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4320"/>
        <w:rPr>
          <w:rFonts w:ascii="Times" w:eastAsia="Times" w:hAnsi="Times" w:cs="Times"/>
          <w:b/>
          <w:i/>
          <w:color w:val="000000"/>
          <w:sz w:val="36"/>
          <w:szCs w:val="36"/>
          <w:u w:val="single"/>
        </w:rPr>
      </w:pPr>
      <w:r>
        <w:rPr>
          <w:rFonts w:ascii="Times" w:eastAsia="Times" w:hAnsi="Times" w:cs="Times"/>
          <w:b/>
          <w:i/>
          <w:color w:val="000000"/>
          <w:sz w:val="36"/>
          <w:szCs w:val="36"/>
          <w:u w:val="single"/>
        </w:rPr>
        <w:lastRenderedPageBreak/>
        <w:t>Description:</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i/>
          <w:color w:val="000000"/>
          <w:sz w:val="28"/>
          <w:szCs w:val="28"/>
        </w:rPr>
      </w:pPr>
      <w:r>
        <w:rPr>
          <w:rFonts w:ascii="Times" w:eastAsia="Times" w:hAnsi="Times" w:cs="Times"/>
          <w:i/>
          <w:color w:val="000000"/>
          <w:sz w:val="28"/>
          <w:szCs w:val="28"/>
        </w:rPr>
        <w:t xml:space="preserve">In Portfolio we have specified about the specific marine animals and we have given the slide-show of the specific fishes to make our website creative and provide people knowledge about marines.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i/>
          <w:color w:val="000000"/>
          <w:sz w:val="28"/>
          <w:szCs w:val="28"/>
        </w:rPr>
      </w:pPr>
      <w:r>
        <w:rPr>
          <w:rFonts w:ascii="Times" w:eastAsia="Times" w:hAnsi="Times" w:cs="Times"/>
          <w:i/>
          <w:color w:val="000000"/>
          <w:sz w:val="28"/>
          <w:szCs w:val="28"/>
        </w:rPr>
        <w:t>We have created the icon to redirect with the slideshow. We have given the details of the marine.</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36"/>
          <w:szCs w:val="36"/>
          <w:u w:val="single"/>
        </w:rPr>
      </w:pPr>
      <w:r>
        <w:rPr>
          <w:noProof/>
          <w:lang w:val="en-US"/>
        </w:rPr>
        <w:drawing>
          <wp:inline distT="0" distB="0" distL="0" distR="0">
            <wp:extent cx="5968213" cy="2798728"/>
            <wp:effectExtent l="25400" t="25400" r="25400" b="25400"/>
            <wp:docPr id="4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l="3935" t="8933" r="5121" b="4877"/>
                    <a:stretch>
                      <a:fillRect/>
                    </a:stretch>
                  </pic:blipFill>
                  <pic:spPr>
                    <a:xfrm>
                      <a:off x="0" y="0"/>
                      <a:ext cx="5968213" cy="2798728"/>
                    </a:xfrm>
                    <a:prstGeom prst="rect">
                      <a:avLst/>
                    </a:prstGeom>
                    <a:ln w="25400">
                      <a:solidFill>
                        <a:srgbClr val="000000"/>
                      </a:solidFill>
                      <a:prstDash val="solid"/>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ind w:left="1440" w:firstLine="720"/>
        <w:rPr>
          <w:rFonts w:ascii="Times" w:eastAsia="Times" w:hAnsi="Times" w:cs="Times"/>
          <w:b/>
          <w:i/>
          <w:color w:val="000000"/>
          <w:sz w:val="48"/>
          <w:szCs w:val="48"/>
          <w:u w:val="single"/>
        </w:rPr>
      </w:pPr>
      <w:r>
        <w:rPr>
          <w:rFonts w:ascii="Times" w:eastAsia="Times" w:hAnsi="Times" w:cs="Times"/>
          <w:b/>
          <w:i/>
          <w:sz w:val="48"/>
          <w:szCs w:val="48"/>
          <w:u w:val="single"/>
        </w:rPr>
        <w:t>Code of</w:t>
      </w:r>
      <w:r>
        <w:rPr>
          <w:rFonts w:ascii="Times" w:eastAsia="Times" w:hAnsi="Times" w:cs="Times"/>
          <w:b/>
          <w:i/>
          <w:color w:val="000000"/>
          <w:sz w:val="48"/>
          <w:szCs w:val="48"/>
          <w:u w:val="single"/>
        </w:rPr>
        <w:t xml:space="preserve"> Portfolio</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lastRenderedPageBreak/>
        <w:drawing>
          <wp:inline distT="0" distB="0" distL="0" distR="0">
            <wp:extent cx="6014113" cy="3577797"/>
            <wp:effectExtent l="0" t="0" r="0" b="0"/>
            <wp:docPr id="47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l="6209" t="11841" r="12392" b="8026"/>
                    <a:stretch>
                      <a:fillRect/>
                    </a:stretch>
                  </pic:blipFill>
                  <pic:spPr>
                    <a:xfrm>
                      <a:off x="0" y="0"/>
                      <a:ext cx="6014113" cy="3577797"/>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drawing>
          <wp:inline distT="0" distB="0" distL="0" distR="0">
            <wp:extent cx="6057136" cy="3461354"/>
            <wp:effectExtent l="0" t="0" r="0" b="0"/>
            <wp:docPr id="4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l="6091" t="12093" r="28313" b="20128"/>
                    <a:stretch>
                      <a:fillRect/>
                    </a:stretch>
                  </pic:blipFill>
                  <pic:spPr>
                    <a:xfrm>
                      <a:off x="0" y="0"/>
                      <a:ext cx="6057136" cy="3461354"/>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lastRenderedPageBreak/>
        <w:drawing>
          <wp:inline distT="0" distB="0" distL="0" distR="0">
            <wp:extent cx="6068485" cy="3535505"/>
            <wp:effectExtent l="0" t="0" r="0" b="0"/>
            <wp:docPr id="47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l="6516" t="15871" r="24480" b="8033"/>
                    <a:stretch>
                      <a:fillRect/>
                    </a:stretch>
                  </pic:blipFill>
                  <pic:spPr>
                    <a:xfrm>
                      <a:off x="0" y="0"/>
                      <a:ext cx="6068485" cy="3535505"/>
                    </a:xfrm>
                    <a:prstGeom prst="rect">
                      <a:avLst/>
                    </a:prstGeom>
                    <a:ln/>
                  </pic:spPr>
                </pic:pic>
              </a:graphicData>
            </a:graphic>
          </wp:inline>
        </w:drawing>
      </w:r>
    </w:p>
    <w:p w:rsidR="003076E0" w:rsidRDefault="003C038B">
      <w:pPr>
        <w:rPr>
          <w:rFonts w:ascii="Times" w:eastAsia="Times" w:hAnsi="Times" w:cs="Times"/>
          <w:b/>
          <w:i/>
          <w:color w:val="000000"/>
          <w:sz w:val="56"/>
          <w:szCs w:val="56"/>
          <w:u w:val="single"/>
        </w:rPr>
      </w:pPr>
      <w:r>
        <w:br w:type="page"/>
      </w: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lastRenderedPageBreak/>
        <w:t>Our Team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drawing>
          <wp:inline distT="0" distB="0" distL="0" distR="0">
            <wp:extent cx="3133437" cy="1025852"/>
            <wp:effectExtent l="19050" t="19050" r="19050" b="19050"/>
            <wp:docPr id="47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l="5022" t="8933" r="1863" b="27812"/>
                    <a:stretch>
                      <a:fillRect/>
                    </a:stretch>
                  </pic:blipFill>
                  <pic:spPr>
                    <a:xfrm>
                      <a:off x="0" y="0"/>
                      <a:ext cx="3133437" cy="1025852"/>
                    </a:xfrm>
                    <a:prstGeom prst="rect">
                      <a:avLst/>
                    </a:prstGeom>
                    <a:ln w="19050">
                      <a:solidFill>
                        <a:srgbClr val="000000"/>
                      </a:solidFill>
                      <a:prstDash val="solid"/>
                    </a:ln>
                  </pic:spPr>
                </pic:pic>
              </a:graphicData>
            </a:graphic>
          </wp:inline>
        </w:drawing>
      </w:r>
    </w:p>
    <w:p w:rsidR="003076E0" w:rsidRDefault="003C038B">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lang w:val="en-US"/>
        </w:rPr>
        <w:drawing>
          <wp:inline distT="0" distB="0" distL="0" distR="0">
            <wp:extent cx="266700" cy="257175"/>
            <wp:effectExtent l="0" t="0" r="0" b="0"/>
            <wp:docPr id="475" name="image11.png" descr="Arrow Clockwise curve"/>
            <wp:cNvGraphicFramePr/>
            <a:graphic xmlns:a="http://schemas.openxmlformats.org/drawingml/2006/main">
              <a:graphicData uri="http://schemas.openxmlformats.org/drawingml/2006/picture">
                <pic:pic xmlns:pic="http://schemas.openxmlformats.org/drawingml/2006/picture">
                  <pic:nvPicPr>
                    <pic:cNvPr id="0" name="image11.png" descr="Arrow Clockwise curve"/>
                    <pic:cNvPicPr preferRelativeResize="0"/>
                  </pic:nvPicPr>
                  <pic:blipFill>
                    <a:blip r:embed="rId34"/>
                    <a:srcRect/>
                    <a:stretch>
                      <a:fillRect/>
                    </a:stretch>
                  </pic:blipFill>
                  <pic:spPr>
                    <a:xfrm rot="10800000">
                      <a:off x="0" y="0"/>
                      <a:ext cx="266700" cy="257175"/>
                    </a:xfrm>
                    <a:prstGeom prst="rect">
                      <a:avLst/>
                    </a:prstGeom>
                    <a:ln/>
                  </pic:spPr>
                </pic:pic>
              </a:graphicData>
            </a:graphic>
          </wp:inline>
        </w:drawing>
      </w:r>
    </w:p>
    <w:p w:rsidR="003076E0" w:rsidRDefault="003C038B">
      <w:pPr>
        <w:spacing w:after="120" w:line="264" w:lineRule="auto"/>
        <w:ind w:left="2880"/>
        <w:rPr>
          <w:rFonts w:ascii="Cambria" w:eastAsia="Cambria" w:hAnsi="Cambria" w:cs="Cambria"/>
          <w:sz w:val="20"/>
          <w:szCs w:val="20"/>
        </w:rPr>
      </w:pPr>
      <w:r>
        <w:rPr>
          <w:rFonts w:ascii="Times" w:eastAsia="Times" w:hAnsi="Times" w:cs="Times"/>
          <w:i/>
          <w:color w:val="000000"/>
          <w:sz w:val="36"/>
          <w:szCs w:val="36"/>
        </w:rPr>
        <w:t xml:space="preserve">Web Designer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drawing>
          <wp:inline distT="0" distB="0" distL="0" distR="0">
            <wp:extent cx="3115284" cy="1123981"/>
            <wp:effectExtent l="19050" t="19050" r="19050" b="19050"/>
            <wp:docPr id="4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l="2579" t="9898" r="4034" b="28778"/>
                    <a:stretch>
                      <a:fillRect/>
                    </a:stretch>
                  </pic:blipFill>
                  <pic:spPr>
                    <a:xfrm>
                      <a:off x="0" y="0"/>
                      <a:ext cx="3115284" cy="1123981"/>
                    </a:xfrm>
                    <a:prstGeom prst="rect">
                      <a:avLst/>
                    </a:prstGeom>
                    <a:ln w="19050">
                      <a:solidFill>
                        <a:srgbClr val="000000"/>
                      </a:solidFill>
                      <a:prstDash val="solid"/>
                    </a:ln>
                  </pic:spPr>
                </pic:pic>
              </a:graphicData>
            </a:graphic>
          </wp:inline>
        </w:drawing>
      </w:r>
    </w:p>
    <w:p w:rsidR="003076E0" w:rsidRDefault="003C038B">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lang w:val="en-US"/>
        </w:rPr>
        <w:drawing>
          <wp:inline distT="0" distB="0" distL="0" distR="0">
            <wp:extent cx="266700" cy="257175"/>
            <wp:effectExtent l="0" t="0" r="0" b="0"/>
            <wp:docPr id="456" name="image11.png" descr="Arrow Clockwise curve"/>
            <wp:cNvGraphicFramePr/>
            <a:graphic xmlns:a="http://schemas.openxmlformats.org/drawingml/2006/main">
              <a:graphicData uri="http://schemas.openxmlformats.org/drawingml/2006/picture">
                <pic:pic xmlns:pic="http://schemas.openxmlformats.org/drawingml/2006/picture">
                  <pic:nvPicPr>
                    <pic:cNvPr id="0" name="image11.png" descr="Arrow Clockwise curve"/>
                    <pic:cNvPicPr preferRelativeResize="0"/>
                  </pic:nvPicPr>
                  <pic:blipFill>
                    <a:blip r:embed="rId34"/>
                    <a:srcRect/>
                    <a:stretch>
                      <a:fillRect/>
                    </a:stretch>
                  </pic:blipFill>
                  <pic:spPr>
                    <a:xfrm rot="10800000">
                      <a:off x="0" y="0"/>
                      <a:ext cx="266700" cy="257175"/>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t>Web Developer</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drawing>
          <wp:inline distT="0" distB="0" distL="0" distR="0">
            <wp:extent cx="3150337" cy="1199925"/>
            <wp:effectExtent l="22225" t="22225" r="22225" b="22225"/>
            <wp:docPr id="4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l="4887" t="8450" r="4361" b="28296"/>
                    <a:stretch>
                      <a:fillRect/>
                    </a:stretch>
                  </pic:blipFill>
                  <pic:spPr>
                    <a:xfrm>
                      <a:off x="0" y="0"/>
                      <a:ext cx="3150337" cy="1199925"/>
                    </a:xfrm>
                    <a:prstGeom prst="rect">
                      <a:avLst/>
                    </a:prstGeom>
                    <a:ln w="22225">
                      <a:solidFill>
                        <a:srgbClr val="000000"/>
                      </a:solidFill>
                      <a:prstDash val="solid"/>
                    </a:ln>
                  </pic:spPr>
                </pic:pic>
              </a:graphicData>
            </a:graphic>
          </wp:inline>
        </w:drawing>
      </w:r>
    </w:p>
    <w:p w:rsidR="003076E0" w:rsidRDefault="003C038B">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lang w:val="en-US"/>
        </w:rPr>
        <w:drawing>
          <wp:inline distT="0" distB="0" distL="0" distR="0">
            <wp:extent cx="266700" cy="257175"/>
            <wp:effectExtent l="0" t="0" r="0" b="0"/>
            <wp:docPr id="458" name="image11.png" descr="Arrow Clockwise curve"/>
            <wp:cNvGraphicFramePr/>
            <a:graphic xmlns:a="http://schemas.openxmlformats.org/drawingml/2006/main">
              <a:graphicData uri="http://schemas.openxmlformats.org/drawingml/2006/picture">
                <pic:pic xmlns:pic="http://schemas.openxmlformats.org/drawingml/2006/picture">
                  <pic:nvPicPr>
                    <pic:cNvPr id="0" name="image11.png" descr="Arrow Clockwise curve"/>
                    <pic:cNvPicPr preferRelativeResize="0"/>
                  </pic:nvPicPr>
                  <pic:blipFill>
                    <a:blip r:embed="rId34"/>
                    <a:srcRect/>
                    <a:stretch>
                      <a:fillRect/>
                    </a:stretch>
                  </pic:blipFill>
                  <pic:spPr>
                    <a:xfrm rot="10800000">
                      <a:off x="0" y="0"/>
                      <a:ext cx="266700" cy="257175"/>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t xml:space="preserve">Content Writer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56"/>
          <w:szCs w:val="56"/>
          <w:u w:val="single"/>
        </w:rPr>
      </w:pPr>
      <w:r>
        <w:rPr>
          <w:noProof/>
          <w:lang w:val="en-US"/>
        </w:rPr>
        <w:drawing>
          <wp:inline distT="0" distB="0" distL="0" distR="0">
            <wp:extent cx="3121879" cy="1369350"/>
            <wp:effectExtent l="19050" t="19050" r="19050" b="19050"/>
            <wp:docPr id="4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l="6650" t="8491" r="7293" b="29886"/>
                    <a:stretch>
                      <a:fillRect/>
                    </a:stretch>
                  </pic:blipFill>
                  <pic:spPr>
                    <a:xfrm>
                      <a:off x="0" y="0"/>
                      <a:ext cx="3121879" cy="1369350"/>
                    </a:xfrm>
                    <a:prstGeom prst="rect">
                      <a:avLst/>
                    </a:prstGeom>
                    <a:ln w="19050">
                      <a:solidFill>
                        <a:srgbClr val="000000"/>
                      </a:solidFill>
                      <a:prstDash val="solid"/>
                    </a:ln>
                  </pic:spPr>
                </pic:pic>
              </a:graphicData>
            </a:graphic>
          </wp:inline>
        </w:drawing>
      </w:r>
    </w:p>
    <w:p w:rsidR="003076E0" w:rsidRDefault="003C038B">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lang w:val="en-US"/>
        </w:rPr>
        <w:drawing>
          <wp:inline distT="0" distB="0" distL="0" distR="0">
            <wp:extent cx="266700" cy="257175"/>
            <wp:effectExtent l="0" t="0" r="0" b="0"/>
            <wp:docPr id="460" name="image11.png" descr="Arrow Clockwise curve"/>
            <wp:cNvGraphicFramePr/>
            <a:graphic xmlns:a="http://schemas.openxmlformats.org/drawingml/2006/main">
              <a:graphicData uri="http://schemas.openxmlformats.org/drawingml/2006/picture">
                <pic:pic xmlns:pic="http://schemas.openxmlformats.org/drawingml/2006/picture">
                  <pic:nvPicPr>
                    <pic:cNvPr id="0" name="image11.png" descr="Arrow Clockwise curve"/>
                    <pic:cNvPicPr preferRelativeResize="0"/>
                  </pic:nvPicPr>
                  <pic:blipFill>
                    <a:blip r:embed="rId34"/>
                    <a:srcRect/>
                    <a:stretch>
                      <a:fillRect/>
                    </a:stretch>
                  </pic:blipFill>
                  <pic:spPr>
                    <a:xfrm rot="10800000">
                      <a:off x="0" y="0"/>
                      <a:ext cx="266700" cy="257175"/>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lastRenderedPageBreak/>
        <w:t>Web Developer</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36"/>
          <w:szCs w:val="36"/>
          <w:u w:val="single"/>
        </w:rPr>
      </w:pPr>
      <w:r>
        <w:rPr>
          <w:rFonts w:ascii="Times" w:eastAsia="Times" w:hAnsi="Times" w:cs="Times"/>
          <w:b/>
          <w:i/>
          <w:color w:val="000000"/>
          <w:sz w:val="36"/>
          <w:szCs w:val="36"/>
          <w:u w:val="single"/>
        </w:rPr>
        <w:t>Figure 9: Our Team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48"/>
          <w:szCs w:val="48"/>
          <w:u w:val="single"/>
        </w:rPr>
      </w:pPr>
      <w:r>
        <w:rPr>
          <w:rFonts w:ascii="Times" w:eastAsia="Times" w:hAnsi="Times" w:cs="Times"/>
          <w:b/>
          <w:i/>
          <w:sz w:val="48"/>
          <w:szCs w:val="48"/>
          <w:u w:val="single"/>
        </w:rPr>
        <w:t>Code of</w:t>
      </w:r>
      <w:r>
        <w:rPr>
          <w:rFonts w:ascii="Times" w:eastAsia="Times" w:hAnsi="Times" w:cs="Times"/>
          <w:b/>
          <w:i/>
          <w:color w:val="000000"/>
          <w:sz w:val="48"/>
          <w:szCs w:val="48"/>
          <w:u w:val="single"/>
        </w:rPr>
        <w:t xml:space="preserve"> Our Team</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56"/>
          <w:szCs w:val="56"/>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i/>
          <w:color w:val="000000"/>
          <w:sz w:val="36"/>
          <w:szCs w:val="36"/>
        </w:rPr>
      </w:pPr>
      <w:r>
        <w:rPr>
          <w:noProof/>
          <w:lang w:val="en-US"/>
        </w:rPr>
        <w:drawing>
          <wp:inline distT="0" distB="0" distL="0" distR="0">
            <wp:extent cx="6067425" cy="4876800"/>
            <wp:effectExtent l="0" t="0" r="0" b="0"/>
            <wp:docPr id="4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l="5972" t="8207" r="11773" b="13568"/>
                    <a:stretch>
                      <a:fillRect/>
                    </a:stretch>
                  </pic:blipFill>
                  <pic:spPr>
                    <a:xfrm>
                      <a:off x="0" y="0"/>
                      <a:ext cx="6067425" cy="4876800"/>
                    </a:xfrm>
                    <a:prstGeom prst="rect">
                      <a:avLst/>
                    </a:prstGeom>
                    <a:ln/>
                  </pic:spPr>
                </pic:pic>
              </a:graphicData>
            </a:graphic>
          </wp:inline>
        </w:drawing>
      </w:r>
    </w:p>
    <w:p w:rsidR="003076E0" w:rsidRDefault="003076E0">
      <w:pPr>
        <w:spacing w:after="120" w:line="264" w:lineRule="auto"/>
        <w:ind w:left="2880"/>
        <w:rPr>
          <w:rFonts w:ascii="Cambria" w:eastAsia="Cambria" w:hAnsi="Cambria" w:cs="Cambria"/>
          <w:sz w:val="20"/>
          <w:szCs w:val="20"/>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3" w:line="240" w:lineRule="auto"/>
        <w:ind w:right="1768"/>
        <w:jc w:val="right"/>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09" w:line="240" w:lineRule="auto"/>
        <w:ind w:right="1742"/>
        <w:jc w:val="right"/>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525"/>
        <w:rPr>
          <w:rFonts w:ascii="Times" w:eastAsia="Times" w:hAnsi="Times" w:cs="Times"/>
          <w:color w:val="000000"/>
          <w:sz w:val="28"/>
          <w:szCs w:val="28"/>
        </w:rPr>
      </w:pPr>
      <w:r>
        <w:rPr>
          <w:rFonts w:ascii="Times" w:eastAsia="Times" w:hAnsi="Times" w:cs="Times"/>
          <w:noProof/>
          <w:color w:val="000000"/>
          <w:sz w:val="28"/>
          <w:szCs w:val="28"/>
          <w:lang w:val="en-US"/>
        </w:rPr>
        <w:drawing>
          <wp:inline distT="19050" distB="19050" distL="19050" distR="19050">
            <wp:extent cx="2383536" cy="182880"/>
            <wp:effectExtent l="0" t="0" r="0" b="0"/>
            <wp:docPr id="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2383536" cy="182880"/>
                    </a:xfrm>
                    <a:prstGeom prst="rect">
                      <a:avLst/>
                    </a:prstGeom>
                    <a:ln/>
                  </pic:spPr>
                </pic:pic>
              </a:graphicData>
            </a:graphic>
          </wp:inline>
        </w:drawing>
      </w:r>
      <w:r>
        <w:rPr>
          <w:rFonts w:ascii="Times" w:eastAsia="Times" w:hAnsi="Times" w:cs="Times"/>
          <w:noProof/>
          <w:color w:val="000000"/>
          <w:sz w:val="28"/>
          <w:szCs w:val="28"/>
          <w:lang w:val="en-US"/>
        </w:rPr>
        <w:drawing>
          <wp:inline distT="19050" distB="19050" distL="19050" distR="19050">
            <wp:extent cx="2383536" cy="213360"/>
            <wp:effectExtent l="0" t="0" r="0" b="0"/>
            <wp:docPr id="4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2383536" cy="213360"/>
                    </a:xfrm>
                    <a:prstGeom prst="rect">
                      <a:avLst/>
                    </a:prstGeom>
                    <a:ln/>
                  </pic:spPr>
                </pic:pic>
              </a:graphicData>
            </a:graphic>
          </wp:inline>
        </w:drawing>
      </w:r>
      <w:r>
        <w:rPr>
          <w:rFonts w:ascii="Times" w:eastAsia="Times" w:hAnsi="Times" w:cs="Times"/>
          <w:color w:val="000000"/>
          <w:sz w:val="28"/>
          <w:szCs w:val="28"/>
        </w:rPr>
        <w:t xml:space="preserve"> </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left="182" w:right="366" w:firstLine="357"/>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right="366"/>
        <w:jc w:val="both"/>
        <w:rPr>
          <w:rFonts w:ascii="Times" w:eastAsia="Times" w:hAnsi="Times" w:cs="Times"/>
          <w:color w:val="000000"/>
          <w:sz w:val="28"/>
          <w:szCs w:val="28"/>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Dine Inn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imes" w:eastAsia="Times" w:hAnsi="Times" w:cs="Times"/>
          <w:b/>
          <w:i/>
          <w:color w:val="000000"/>
          <w:sz w:val="28"/>
          <w:szCs w:val="28"/>
          <w:u w:val="single"/>
        </w:rPr>
      </w:pPr>
      <w:r>
        <w:rPr>
          <w:noProof/>
          <w:color w:val="000000"/>
          <w:lang w:val="en-US"/>
        </w:rPr>
        <w:drawing>
          <wp:inline distT="0" distB="0" distL="0" distR="0">
            <wp:extent cx="5685316" cy="2517554"/>
            <wp:effectExtent l="19050" t="19050" r="19050" b="19050"/>
            <wp:docPr id="46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l="2880" t="10513" r="1808" b="6464"/>
                    <a:stretch>
                      <a:fillRect/>
                    </a:stretch>
                  </pic:blipFill>
                  <pic:spPr>
                    <a:xfrm>
                      <a:off x="0" y="0"/>
                      <a:ext cx="5685316" cy="2517554"/>
                    </a:xfrm>
                    <a:prstGeom prst="rect">
                      <a:avLst/>
                    </a:prstGeom>
                    <a:ln w="19050">
                      <a:solidFill>
                        <a:srgbClr val="000000"/>
                      </a:solidFill>
                      <a:prstDash val="solid"/>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3475" w:right="484" w:firstLine="125"/>
        <w:rPr>
          <w:rFonts w:ascii="Times" w:eastAsia="Times" w:hAnsi="Times" w:cs="Times"/>
          <w:b/>
          <w:i/>
          <w:color w:val="000000"/>
          <w:sz w:val="36"/>
          <w:szCs w:val="36"/>
          <w:u w:val="single"/>
        </w:rPr>
      </w:pPr>
      <w:r>
        <w:rPr>
          <w:rFonts w:ascii="Times" w:eastAsia="Times" w:hAnsi="Times" w:cs="Times"/>
          <w:b/>
          <w:i/>
          <w:color w:val="000000"/>
          <w:sz w:val="36"/>
          <w:szCs w:val="36"/>
          <w:u w:val="single"/>
        </w:rPr>
        <w:t>Figure 10: Dine Inn</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122" w:line="199" w:lineRule="auto"/>
        <w:rPr>
          <w:rFonts w:ascii="Times" w:eastAsia="Times" w:hAnsi="Times" w:cs="Times"/>
          <w:color w:val="000000"/>
          <w:sz w:val="28"/>
          <w:szCs w:val="28"/>
        </w:rPr>
      </w:pPr>
      <w:r>
        <w:rPr>
          <w:rFonts w:ascii="Times" w:eastAsia="Times" w:hAnsi="Times" w:cs="Times"/>
          <w:color w:val="000000"/>
          <w:sz w:val="28"/>
          <w:szCs w:val="28"/>
        </w:rPr>
        <w:t>Our dine inn page is designed to elaborate about our aquatic environment and our timings and other policies are also mentioned there.</w:t>
      </w:r>
      <w:r>
        <w:rPr>
          <w:noProof/>
          <w:lang w:val="en-US"/>
        </w:rPr>
        <w:drawing>
          <wp:anchor distT="19050" distB="19050" distL="19050" distR="19050" simplePos="0" relativeHeight="251659264" behindDoc="0" locked="0" layoutInCell="1" hidden="0" allowOverlap="1">
            <wp:simplePos x="0" y="0"/>
            <wp:positionH relativeFrom="column">
              <wp:posOffset>92075</wp:posOffset>
            </wp:positionH>
            <wp:positionV relativeFrom="paragraph">
              <wp:posOffset>114935</wp:posOffset>
            </wp:positionV>
            <wp:extent cx="137160" cy="146304"/>
            <wp:effectExtent l="0" t="0" r="0" b="0"/>
            <wp:wrapSquare wrapText="bothSides" distT="19050" distB="19050" distL="19050" distR="19050"/>
            <wp:docPr id="47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137160" cy="146304"/>
                    </a:xfrm>
                    <a:prstGeom prst="rect">
                      <a:avLst/>
                    </a:prstGeom>
                    <a:ln/>
                  </pic:spPr>
                </pic:pic>
              </a:graphicData>
            </a:graphic>
          </wp:anchor>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122" w:line="199" w:lineRule="auto"/>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48"/>
          <w:szCs w:val="48"/>
          <w:u w:val="single"/>
        </w:rPr>
      </w:pPr>
      <w:r>
        <w:rPr>
          <w:rFonts w:ascii="Times" w:eastAsia="Times" w:hAnsi="Times" w:cs="Times"/>
          <w:b/>
          <w:i/>
          <w:sz w:val="48"/>
          <w:szCs w:val="48"/>
          <w:u w:val="single"/>
        </w:rPr>
        <w:t>Code of</w:t>
      </w:r>
      <w:r>
        <w:rPr>
          <w:rFonts w:ascii="Times" w:eastAsia="Times" w:hAnsi="Times" w:cs="Times"/>
          <w:b/>
          <w:i/>
          <w:color w:val="000000"/>
          <w:sz w:val="48"/>
          <w:szCs w:val="48"/>
          <w:u w:val="single"/>
        </w:rPr>
        <w:t xml:space="preserve"> Dine Inn</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lastRenderedPageBreak/>
        <w:drawing>
          <wp:inline distT="0" distB="0" distL="0" distR="0">
            <wp:extent cx="6011570" cy="1572172"/>
            <wp:effectExtent l="0" t="0" r="0" b="0"/>
            <wp:docPr id="50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3"/>
                    <a:srcRect l="5152" t="14554" r="11949" b="12397"/>
                    <a:stretch>
                      <a:fillRect/>
                    </a:stretch>
                  </pic:blipFill>
                  <pic:spPr>
                    <a:xfrm>
                      <a:off x="0" y="0"/>
                      <a:ext cx="6011570" cy="1572172"/>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drawing>
          <wp:inline distT="0" distB="0" distL="0" distR="0">
            <wp:extent cx="5985045" cy="1552941"/>
            <wp:effectExtent l="0" t="0" r="0" b="0"/>
            <wp:docPr id="50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4"/>
                    <a:srcRect l="6666" t="12399" r="13001" b="54170"/>
                    <a:stretch>
                      <a:fillRect/>
                    </a:stretch>
                  </pic:blipFill>
                  <pic:spPr>
                    <a:xfrm>
                      <a:off x="0" y="0"/>
                      <a:ext cx="5985045" cy="1552941"/>
                    </a:xfrm>
                    <a:prstGeom prst="rect">
                      <a:avLst/>
                    </a:prstGeom>
                    <a:ln/>
                  </pic:spPr>
                </pic:pic>
              </a:graphicData>
            </a:graphic>
          </wp:inline>
        </w:drawing>
      </w: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Visit (</w:t>
      </w:r>
      <w:r>
        <w:rPr>
          <w:rFonts w:ascii="Times" w:eastAsia="Times" w:hAnsi="Times" w:cs="Times"/>
          <w:b/>
          <w:i/>
          <w:color w:val="548DD4"/>
          <w:sz w:val="28"/>
          <w:szCs w:val="28"/>
          <w:u w:val="single"/>
        </w:rPr>
        <w:t>index 91).html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rFonts w:ascii="Times" w:eastAsia="Times" w:hAnsi="Times" w:cs="Times"/>
          <w:i/>
          <w:noProof/>
          <w:sz w:val="28"/>
          <w:szCs w:val="28"/>
          <w:lang w:val="en-US"/>
        </w:rPr>
        <w:drawing>
          <wp:inline distT="114300" distB="114300" distL="114300" distR="114300">
            <wp:extent cx="6078445" cy="1517148"/>
            <wp:effectExtent l="19050" t="19050" r="19050" b="19050"/>
            <wp:docPr id="50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5"/>
                    <a:srcRect/>
                    <a:stretch>
                      <a:fillRect/>
                    </a:stretch>
                  </pic:blipFill>
                  <pic:spPr>
                    <a:xfrm>
                      <a:off x="0" y="0"/>
                      <a:ext cx="6078445" cy="1517148"/>
                    </a:xfrm>
                    <a:prstGeom prst="rect">
                      <a:avLst/>
                    </a:prstGeom>
                    <a:ln w="19050">
                      <a:solidFill>
                        <a:srgbClr val="000000"/>
                      </a:solidFill>
                      <a:prstDash val="solid"/>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3475" w:right="484" w:firstLine="125"/>
        <w:rPr>
          <w:rFonts w:ascii="Times" w:eastAsia="Times" w:hAnsi="Times" w:cs="Times"/>
          <w:b/>
          <w:i/>
          <w:color w:val="000000"/>
          <w:sz w:val="36"/>
          <w:szCs w:val="36"/>
          <w:u w:val="single"/>
        </w:rPr>
      </w:pPr>
      <w:r>
        <w:rPr>
          <w:rFonts w:ascii="Times" w:eastAsia="Times" w:hAnsi="Times" w:cs="Times"/>
          <w:b/>
          <w:i/>
          <w:color w:val="000000"/>
          <w:sz w:val="36"/>
          <w:szCs w:val="36"/>
          <w:u w:val="single"/>
        </w:rPr>
        <w:t>Figure 11: Visit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rPr>
          <w:rFonts w:ascii="Times" w:eastAsia="Times" w:hAnsi="Times" w:cs="Times"/>
          <w:i/>
          <w:sz w:val="28"/>
          <w:szCs w:val="28"/>
        </w:rPr>
      </w:pPr>
      <w:r>
        <w:rPr>
          <w:rFonts w:ascii="Times" w:eastAsia="Times" w:hAnsi="Times" w:cs="Times"/>
          <w:i/>
          <w:sz w:val="28"/>
          <w:szCs w:val="28"/>
        </w:rPr>
        <w:t>Visit page is about individual charges for the aquarium visit and basics description for parties and group visit.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left="182" w:right="366" w:firstLine="357"/>
        <w:jc w:val="both"/>
        <w:rPr>
          <w:rFonts w:ascii="Times" w:eastAsia="Times" w:hAnsi="Times" w:cs="Times"/>
          <w:i/>
          <w:sz w:val="28"/>
          <w:szCs w:val="28"/>
        </w:rPr>
      </w:pPr>
      <w:r>
        <w:rPr>
          <w:rFonts w:ascii="Times" w:eastAsia="Times" w:hAnsi="Times" w:cs="Times"/>
          <w:i/>
          <w:sz w:val="32"/>
          <w:szCs w:val="32"/>
        </w:rPr>
        <w:t xml:space="preserve">We </w:t>
      </w:r>
      <w:r>
        <w:rPr>
          <w:rFonts w:ascii="Times" w:eastAsia="Times" w:hAnsi="Times" w:cs="Times"/>
          <w:i/>
          <w:sz w:val="28"/>
          <w:szCs w:val="28"/>
        </w:rPr>
        <w:t>have given hover and link to re-direct to the ticket form for booking.</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left="182" w:right="366" w:firstLine="357"/>
        <w:jc w:val="both"/>
        <w:rPr>
          <w:rFonts w:ascii="Times" w:eastAsia="Times" w:hAnsi="Times" w:cs="Times"/>
          <w:i/>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left="182" w:right="366" w:firstLine="357"/>
        <w:jc w:val="both"/>
        <w:rPr>
          <w:rFonts w:ascii="Times" w:eastAsia="Times" w:hAnsi="Times" w:cs="Times"/>
          <w:color w:val="000000"/>
          <w:sz w:val="28"/>
          <w:szCs w:val="28"/>
        </w:rPr>
      </w:pPr>
      <w:r>
        <w:rPr>
          <w:rFonts w:ascii="Times" w:eastAsia="Times" w:hAnsi="Times" w:cs="Times"/>
          <w:noProof/>
          <w:sz w:val="28"/>
          <w:szCs w:val="28"/>
          <w:lang w:val="en-US"/>
        </w:rPr>
        <w:lastRenderedPageBreak/>
        <w:drawing>
          <wp:inline distT="114300" distB="114300" distL="114300" distR="114300">
            <wp:extent cx="4107906" cy="1214159"/>
            <wp:effectExtent l="19050" t="19050" r="19050" b="19050"/>
            <wp:docPr id="50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6"/>
                    <a:srcRect l="2580" r="5385"/>
                    <a:stretch>
                      <a:fillRect/>
                    </a:stretch>
                  </pic:blipFill>
                  <pic:spPr>
                    <a:xfrm>
                      <a:off x="0" y="0"/>
                      <a:ext cx="4107906" cy="1214159"/>
                    </a:xfrm>
                    <a:prstGeom prst="rect">
                      <a:avLst/>
                    </a:prstGeom>
                    <a:ln w="19050">
                      <a:solidFill>
                        <a:srgbClr val="000000"/>
                      </a:solidFill>
                      <a:prstDash val="solid"/>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6" w:lineRule="auto"/>
        <w:ind w:left="182" w:right="366" w:firstLine="357"/>
        <w:jc w:val="both"/>
        <w:rPr>
          <w:rFonts w:ascii="Times" w:eastAsia="Times" w:hAnsi="Times" w:cs="Times"/>
          <w:color w:val="000000"/>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469" w:after="120" w:line="240" w:lineRule="auto"/>
        <w:ind w:left="539"/>
        <w:rPr>
          <w:rFonts w:ascii="Times" w:eastAsia="Times" w:hAnsi="Times" w:cs="Times"/>
          <w:i/>
          <w:sz w:val="34"/>
          <w:szCs w:val="34"/>
        </w:rPr>
      </w:pPr>
      <w:r>
        <w:rPr>
          <w:rFonts w:ascii="Times" w:eastAsia="Times" w:hAnsi="Times" w:cs="Times"/>
          <w:i/>
          <w:sz w:val="34"/>
          <w:szCs w:val="34"/>
        </w:rPr>
        <w:t>Ticket Form: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r>
        <w:rPr>
          <w:rFonts w:ascii="Times" w:eastAsia="Times" w:hAnsi="Times" w:cs="Times"/>
          <w:sz w:val="28"/>
          <w:szCs w:val="28"/>
        </w:rPr>
        <w:t>In ticket forms customer have to give details:</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proofErr w:type="gramStart"/>
      <w:r>
        <w:rPr>
          <w:rFonts w:ascii="Times" w:eastAsia="Times" w:hAnsi="Times" w:cs="Times"/>
          <w:sz w:val="28"/>
          <w:szCs w:val="28"/>
        </w:rPr>
        <w:t>Your</w:t>
      </w:r>
      <w:proofErr w:type="gramEnd"/>
      <w:r>
        <w:rPr>
          <w:rFonts w:ascii="Times" w:eastAsia="Times" w:hAnsi="Times" w:cs="Times"/>
          <w:sz w:val="28"/>
          <w:szCs w:val="28"/>
        </w:rPr>
        <w:t xml:space="preserve"> Full Name: Customer have to write their full name.</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r>
        <w:rPr>
          <w:rFonts w:ascii="Times" w:eastAsia="Times" w:hAnsi="Times" w:cs="Times"/>
          <w:sz w:val="28"/>
          <w:szCs w:val="28"/>
        </w:rPr>
        <w:t>Your Email: Email won't be accepted without @ we have given validations.</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r>
        <w:rPr>
          <w:rFonts w:ascii="Times" w:eastAsia="Times" w:hAnsi="Times" w:cs="Times"/>
          <w:sz w:val="28"/>
          <w:szCs w:val="28"/>
        </w:rPr>
        <w:t>Booking Type: In booking type the person have to mention about what type of passes they want to confirm.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r>
        <w:rPr>
          <w:rFonts w:ascii="Times" w:eastAsia="Times" w:hAnsi="Times" w:cs="Times"/>
          <w:sz w:val="28"/>
          <w:szCs w:val="28"/>
        </w:rPr>
        <w:t>Ticket Quantity: Number of tickets they want to confirm.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after="120" w:line="240" w:lineRule="auto"/>
        <w:ind w:left="576"/>
        <w:rPr>
          <w:rFonts w:ascii="Times" w:eastAsia="Times" w:hAnsi="Times" w:cs="Times"/>
          <w:sz w:val="28"/>
          <w:szCs w:val="28"/>
        </w:rPr>
      </w:pPr>
      <w:r>
        <w:rPr>
          <w:rFonts w:ascii="Times" w:eastAsia="Times" w:hAnsi="Times" w:cs="Times"/>
          <w:sz w:val="28"/>
          <w:szCs w:val="28"/>
        </w:rPr>
        <w:t>Description: Description is optional but if they want to mention any validation or request about something they can write there.</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469" w:after="120" w:line="240" w:lineRule="auto"/>
        <w:ind w:left="539"/>
        <w:rPr>
          <w:rFonts w:ascii="Times" w:eastAsia="Times" w:hAnsi="Times" w:cs="Times"/>
          <w:sz w:val="28"/>
          <w:szCs w:val="28"/>
        </w:rPr>
      </w:pPr>
    </w:p>
    <w:p w:rsidR="003076E0" w:rsidRDefault="003C038B">
      <w:pPr>
        <w:rPr>
          <w:rFonts w:ascii="Times" w:eastAsia="Times" w:hAnsi="Times" w:cs="Times"/>
          <w:b/>
          <w:i/>
          <w:sz w:val="44"/>
          <w:szCs w:val="44"/>
          <w:u w:val="single"/>
        </w:rPr>
      </w:pPr>
      <w:r>
        <w:br w:type="page"/>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48"/>
          <w:szCs w:val="48"/>
          <w:u w:val="single"/>
        </w:rPr>
      </w:pPr>
      <w:r>
        <w:rPr>
          <w:rFonts w:ascii="Times" w:eastAsia="Times" w:hAnsi="Times" w:cs="Times"/>
          <w:b/>
          <w:i/>
          <w:sz w:val="48"/>
          <w:szCs w:val="48"/>
          <w:u w:val="single"/>
        </w:rPr>
        <w:lastRenderedPageBreak/>
        <w:t>Code of</w:t>
      </w:r>
      <w:r>
        <w:rPr>
          <w:rFonts w:ascii="Times" w:eastAsia="Times" w:hAnsi="Times" w:cs="Times"/>
          <w:b/>
          <w:i/>
          <w:color w:val="000000"/>
          <w:sz w:val="48"/>
          <w:szCs w:val="48"/>
          <w:u w:val="single"/>
        </w:rPr>
        <w:t xml:space="preserve"> Visit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drawing>
          <wp:inline distT="0" distB="0" distL="0" distR="0">
            <wp:extent cx="5879787" cy="3462127"/>
            <wp:effectExtent l="0" t="0" r="0" b="0"/>
            <wp:docPr id="5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l="5758" t="12937" r="10587" b="10775"/>
                    <a:stretch>
                      <a:fillRect/>
                    </a:stretch>
                  </pic:blipFill>
                  <pic:spPr>
                    <a:xfrm>
                      <a:off x="0" y="0"/>
                      <a:ext cx="5879787" cy="3462127"/>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drawing>
          <wp:inline distT="0" distB="0" distL="0" distR="0">
            <wp:extent cx="5938332" cy="3589193"/>
            <wp:effectExtent l="0" t="0" r="0" b="0"/>
            <wp:docPr id="51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8"/>
                    <a:srcRect l="6215" t="15365" r="12390" b="36919"/>
                    <a:stretch>
                      <a:fillRect/>
                    </a:stretch>
                  </pic:blipFill>
                  <pic:spPr>
                    <a:xfrm>
                      <a:off x="0" y="0"/>
                      <a:ext cx="5938332" cy="3589193"/>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469" w:after="120" w:line="240" w:lineRule="auto"/>
        <w:ind w:left="539"/>
        <w:rPr>
          <w:rFonts w:ascii="Times" w:eastAsia="Times" w:hAnsi="Times" w:cs="Times"/>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65" w:line="229" w:lineRule="auto"/>
        <w:ind w:right="484"/>
        <w:rPr>
          <w:rFonts w:ascii="Times" w:eastAsia="Times" w:hAnsi="Times" w:cs="Times"/>
          <w:i/>
          <w:color w:val="000000"/>
          <w:sz w:val="28"/>
          <w:szCs w:val="28"/>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Questions About Aquarium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r>
        <w:rPr>
          <w:rFonts w:ascii="Times" w:eastAsia="Times" w:hAnsi="Times" w:cs="Times"/>
          <w:noProof/>
          <w:color w:val="808080"/>
          <w:sz w:val="28"/>
          <w:szCs w:val="28"/>
          <w:lang w:val="en-US"/>
        </w:rPr>
        <w:drawing>
          <wp:inline distT="114300" distB="114300" distL="114300" distR="114300">
            <wp:extent cx="5701330" cy="2421715"/>
            <wp:effectExtent l="19050" t="19050" r="19050" b="19050"/>
            <wp:docPr id="51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9"/>
                    <a:srcRect/>
                    <a:stretch>
                      <a:fillRect/>
                    </a:stretch>
                  </pic:blipFill>
                  <pic:spPr>
                    <a:xfrm>
                      <a:off x="0" y="0"/>
                      <a:ext cx="5701330" cy="2421715"/>
                    </a:xfrm>
                    <a:prstGeom prst="rect">
                      <a:avLst/>
                    </a:prstGeom>
                    <a:ln w="19050">
                      <a:solidFill>
                        <a:srgbClr val="000000"/>
                      </a:solidFill>
                      <a:prstDash val="solid"/>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160" w:right="484" w:firstLine="720"/>
        <w:rPr>
          <w:rFonts w:ascii="Times" w:eastAsia="Times" w:hAnsi="Times" w:cs="Times"/>
          <w:b/>
          <w:i/>
          <w:color w:val="000000"/>
          <w:sz w:val="36"/>
          <w:szCs w:val="36"/>
          <w:u w:val="single"/>
        </w:rPr>
      </w:pPr>
      <w:r>
        <w:rPr>
          <w:rFonts w:ascii="Times" w:eastAsia="Times" w:hAnsi="Times" w:cs="Times"/>
          <w:b/>
          <w:i/>
          <w:color w:val="000000"/>
          <w:sz w:val="36"/>
          <w:szCs w:val="36"/>
          <w:u w:val="single"/>
        </w:rPr>
        <w:t>Figure 12: Questions about Aquarium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36"/>
          <w:szCs w:val="36"/>
          <w:u w:val="single"/>
        </w:rPr>
      </w:pPr>
      <w:r>
        <w:rPr>
          <w:rFonts w:ascii="Times" w:eastAsia="Times" w:hAnsi="Times" w:cs="Times"/>
          <w:color w:val="808080"/>
          <w:sz w:val="28"/>
          <w:szCs w:val="28"/>
        </w:rPr>
        <w:t>If any client has any query about our marine aquarium so they can have solutions over here.</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035" w:right="484" w:firstLine="125"/>
        <w:rPr>
          <w:rFonts w:ascii="Times" w:eastAsia="Times" w:hAnsi="Times" w:cs="Times"/>
          <w:b/>
          <w:i/>
          <w:color w:val="000000"/>
          <w:sz w:val="48"/>
          <w:szCs w:val="48"/>
          <w:u w:val="single"/>
        </w:rPr>
      </w:pPr>
      <w:r>
        <w:rPr>
          <w:rFonts w:ascii="Times" w:eastAsia="Times" w:hAnsi="Times" w:cs="Times"/>
          <w:b/>
          <w:i/>
          <w:sz w:val="48"/>
          <w:szCs w:val="48"/>
          <w:u w:val="single"/>
        </w:rPr>
        <w:t>Code of</w:t>
      </w:r>
      <w:r>
        <w:rPr>
          <w:rFonts w:ascii="Times" w:eastAsia="Times" w:hAnsi="Times" w:cs="Times"/>
          <w:b/>
          <w:i/>
          <w:color w:val="000000"/>
          <w:sz w:val="48"/>
          <w:szCs w:val="48"/>
          <w:u w:val="single"/>
        </w:rPr>
        <w:t xml:space="preserve"> Questions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drawing>
          <wp:inline distT="0" distB="0" distL="0" distR="0">
            <wp:extent cx="5554401" cy="1914982"/>
            <wp:effectExtent l="0" t="0" r="0" b="0"/>
            <wp:docPr id="51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l="5606" t="11861" r="9678" b="8342"/>
                    <a:stretch>
                      <a:fillRect/>
                    </a:stretch>
                  </pic:blipFill>
                  <pic:spPr>
                    <a:xfrm>
                      <a:off x="0" y="0"/>
                      <a:ext cx="5554401" cy="1914982"/>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lastRenderedPageBreak/>
        <w:drawing>
          <wp:inline distT="0" distB="0" distL="0" distR="0">
            <wp:extent cx="5564596" cy="1581717"/>
            <wp:effectExtent l="0" t="0" r="0" b="0"/>
            <wp:docPr id="51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1"/>
                    <a:srcRect l="4548" t="14285" r="9334" b="60104"/>
                    <a:stretch>
                      <a:fillRect/>
                    </a:stretch>
                  </pic:blipFill>
                  <pic:spPr>
                    <a:xfrm>
                      <a:off x="0" y="0"/>
                      <a:ext cx="5564596" cy="1581717"/>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Contact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p>
    <w:p w:rsidR="003076E0" w:rsidRDefault="00AF5FC6">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sdt>
        <w:sdtPr>
          <w:tag w:val="goog_rdk_1"/>
          <w:id w:val="-561023445"/>
        </w:sdtPr>
        <w:sdtEndPr/>
        <w:sdtContent>
          <w:ins w:id="6" w:author="asp" w:date="2022-02-01T13:15:00Z">
            <w:r w:rsidR="003C038B">
              <w:rPr>
                <w:rFonts w:ascii="Times" w:eastAsia="Times" w:hAnsi="Times" w:cs="Times"/>
                <w:i/>
                <w:noProof/>
                <w:sz w:val="28"/>
                <w:szCs w:val="28"/>
                <w:lang w:val="en-US"/>
              </w:rPr>
              <w:drawing>
                <wp:inline distT="114300" distB="114300" distL="114300" distR="114300">
                  <wp:extent cx="6324439" cy="4458682"/>
                  <wp:effectExtent l="19050" t="19050" r="19050" b="19050"/>
                  <wp:docPr id="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2"/>
                          <a:srcRect/>
                          <a:stretch>
                            <a:fillRect/>
                          </a:stretch>
                        </pic:blipFill>
                        <pic:spPr>
                          <a:xfrm>
                            <a:off x="0" y="0"/>
                            <a:ext cx="6324439" cy="4458682"/>
                          </a:xfrm>
                          <a:prstGeom prst="rect">
                            <a:avLst/>
                          </a:prstGeom>
                          <a:ln w="19050">
                            <a:solidFill>
                              <a:srgbClr val="000000"/>
                            </a:solidFill>
                            <a:prstDash val="solid"/>
                          </a:ln>
                        </pic:spPr>
                      </pic:pic>
                    </a:graphicData>
                  </a:graphic>
                </wp:inline>
              </w:drawing>
            </w:r>
          </w:ins>
        </w:sdtContent>
      </w:sdt>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160" w:right="484" w:firstLine="720"/>
        <w:rPr>
          <w:rFonts w:ascii="Times" w:eastAsia="Times" w:hAnsi="Times" w:cs="Times"/>
          <w:b/>
          <w:i/>
          <w:color w:val="000000"/>
          <w:sz w:val="36"/>
          <w:szCs w:val="36"/>
          <w:u w:val="single"/>
        </w:rPr>
      </w:pPr>
      <w:r>
        <w:rPr>
          <w:rFonts w:ascii="Times" w:eastAsia="Times" w:hAnsi="Times" w:cs="Times"/>
          <w:b/>
          <w:i/>
          <w:color w:val="000000"/>
          <w:sz w:val="36"/>
          <w:szCs w:val="36"/>
          <w:u w:val="single"/>
        </w:rPr>
        <w:t>Figure 13: Contact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r>
        <w:rPr>
          <w:rFonts w:ascii="Times" w:eastAsia="Times" w:hAnsi="Times" w:cs="Times"/>
          <w:i/>
          <w:sz w:val="28"/>
          <w:szCs w:val="28"/>
        </w:rPr>
        <w:t xml:space="preserve">In our contact section we have given location map for the ease of the people </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r>
        <w:rPr>
          <w:rFonts w:ascii="Times" w:eastAsia="Times" w:hAnsi="Times" w:cs="Times"/>
          <w:i/>
          <w:sz w:val="28"/>
          <w:szCs w:val="28"/>
        </w:rPr>
        <w:lastRenderedPageBreak/>
        <w:t>Email id and phone number for contacting in case of any problem.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i/>
          <w:color w:val="000000"/>
          <w:sz w:val="36"/>
          <w:szCs w:val="36"/>
        </w:rPr>
      </w:pPr>
      <w:r>
        <w:rPr>
          <w:rFonts w:ascii="Times" w:eastAsia="Times" w:hAnsi="Times" w:cs="Times"/>
          <w:i/>
          <w:color w:val="000000"/>
          <w:sz w:val="36"/>
          <w:szCs w:val="36"/>
        </w:rPr>
        <w:t>Feedback Form:</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r>
        <w:rPr>
          <w:rFonts w:ascii="Times" w:eastAsia="Times" w:hAnsi="Times" w:cs="Times"/>
          <w:i/>
          <w:sz w:val="28"/>
          <w:szCs w:val="28"/>
        </w:rPr>
        <w:t>To know the response of the people our team has given feedback page for the ideas and feedback of the people.</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i/>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48"/>
          <w:szCs w:val="48"/>
          <w:u w:val="single"/>
        </w:rPr>
      </w:pPr>
      <w:r>
        <w:rPr>
          <w:rFonts w:ascii="Times" w:eastAsia="Times" w:hAnsi="Times" w:cs="Times"/>
          <w:b/>
          <w:i/>
          <w:sz w:val="48"/>
          <w:szCs w:val="48"/>
          <w:u w:val="single"/>
        </w:rPr>
        <w:t>Code of</w:t>
      </w:r>
      <w:r>
        <w:rPr>
          <w:rFonts w:ascii="Times" w:eastAsia="Times" w:hAnsi="Times" w:cs="Times"/>
          <w:b/>
          <w:i/>
          <w:color w:val="000000"/>
          <w:sz w:val="48"/>
          <w:szCs w:val="48"/>
          <w:u w:val="single"/>
        </w:rPr>
        <w:t xml:space="preserve"> Contact</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drawing>
          <wp:inline distT="0" distB="0" distL="0" distR="0">
            <wp:extent cx="6190410" cy="3733007"/>
            <wp:effectExtent l="0" t="0" r="0" b="0"/>
            <wp:docPr id="47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3"/>
                    <a:srcRect l="5247" t="10235" r="10806" b="16593"/>
                    <a:stretch>
                      <a:fillRect/>
                    </a:stretch>
                  </pic:blipFill>
                  <pic:spPr>
                    <a:xfrm>
                      <a:off x="0" y="0"/>
                      <a:ext cx="6190410" cy="3733007"/>
                    </a:xfrm>
                    <a:prstGeom prst="rect">
                      <a:avLst/>
                    </a:prstGeom>
                    <a:ln/>
                  </pic:spPr>
                </pic:pic>
              </a:graphicData>
            </a:graphic>
          </wp:inline>
        </w:drawing>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right="484"/>
        <w:rPr>
          <w:rFonts w:ascii="Times" w:eastAsia="Times" w:hAnsi="Times" w:cs="Times"/>
          <w:b/>
          <w:i/>
          <w:color w:val="000000"/>
          <w:sz w:val="56"/>
          <w:szCs w:val="56"/>
          <w:u w:val="single"/>
        </w:rPr>
      </w:pPr>
      <w:r>
        <w:rPr>
          <w:noProof/>
          <w:lang w:val="en-US"/>
        </w:rPr>
        <w:lastRenderedPageBreak/>
        <w:drawing>
          <wp:inline distT="0" distB="0" distL="0" distR="0">
            <wp:extent cx="6129760" cy="3847007"/>
            <wp:effectExtent l="0" t="0" r="0" b="0"/>
            <wp:docPr id="48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l="6091" t="13550" r="18254" b="36161"/>
                    <a:stretch>
                      <a:fillRect/>
                    </a:stretch>
                  </pic:blipFill>
                  <pic:spPr>
                    <a:xfrm>
                      <a:off x="0" y="0"/>
                      <a:ext cx="6129760" cy="3847007"/>
                    </a:xfrm>
                    <a:prstGeom prst="rect">
                      <a:avLst/>
                    </a:prstGeom>
                    <a:ln/>
                  </pic:spPr>
                </pic:pic>
              </a:graphicData>
            </a:graphic>
          </wp:inline>
        </w:drawing>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C038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Inner Page(</w:t>
      </w:r>
      <w:r>
        <w:rPr>
          <w:rFonts w:ascii="Times" w:eastAsia="Times" w:hAnsi="Times" w:cs="Times"/>
          <w:b/>
          <w:i/>
          <w:color w:val="548DD4"/>
          <w:sz w:val="28"/>
          <w:szCs w:val="28"/>
          <w:u w:val="single"/>
        </w:rPr>
        <w:t>inner.html</w:t>
      </w:r>
      <w:r>
        <w:rPr>
          <w:rFonts w:ascii="Times" w:eastAsia="Times" w:hAnsi="Times" w:cs="Times"/>
          <w:b/>
          <w:i/>
          <w:color w:val="000000"/>
          <w:sz w:val="28"/>
          <w:szCs w:val="28"/>
          <w:u w:val="single"/>
        </w:rPr>
        <w:t>):</w:t>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50"/>
        <w:rPr>
          <w:rFonts w:ascii="Times" w:eastAsia="Times" w:hAnsi="Times" w:cs="Times"/>
          <w:b/>
          <w:i/>
          <w:color w:val="000000"/>
          <w:sz w:val="28"/>
          <w:szCs w:val="28"/>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63" w:after="120" w:line="240" w:lineRule="auto"/>
        <w:rPr>
          <w:rFonts w:ascii="Times" w:eastAsia="Times" w:hAnsi="Times" w:cs="Times"/>
          <w:i/>
          <w:sz w:val="28"/>
          <w:szCs w:val="28"/>
        </w:rPr>
      </w:pP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265" w:after="120" w:line="229" w:lineRule="auto"/>
        <w:ind w:left="2160" w:right="484" w:firstLine="720"/>
        <w:rPr>
          <w:rFonts w:ascii="Times" w:eastAsia="Times" w:hAnsi="Times" w:cs="Times"/>
          <w:b/>
          <w:i/>
          <w:color w:val="000000"/>
          <w:sz w:val="36"/>
          <w:szCs w:val="36"/>
          <w:u w:val="single"/>
        </w:rPr>
      </w:pPr>
      <w:r>
        <w:rPr>
          <w:rFonts w:ascii="Times" w:eastAsia="Times" w:hAnsi="Times" w:cs="Times"/>
          <w:b/>
          <w:i/>
          <w:color w:val="000000"/>
          <w:sz w:val="36"/>
          <w:szCs w:val="36"/>
          <w:u w:val="single"/>
        </w:rPr>
        <w:t>Figure 14: Footer</w:t>
      </w:r>
    </w:p>
    <w:p w:rsidR="003076E0" w:rsidRDefault="003C038B">
      <w:pPr>
        <w:widowControl w:val="0"/>
        <w:pBdr>
          <w:top w:val="none" w:sz="0" w:space="0" w:color="000000"/>
          <w:left w:val="none" w:sz="0" w:space="0" w:color="000000"/>
          <w:bottom w:val="none" w:sz="0" w:space="0" w:color="000000"/>
          <w:right w:val="none" w:sz="0" w:space="0" w:color="000000"/>
          <w:between w:val="none" w:sz="0" w:space="0" w:color="000000"/>
        </w:pBdr>
        <w:spacing w:before="457" w:line="240" w:lineRule="auto"/>
        <w:ind w:left="720"/>
        <w:rPr>
          <w:rFonts w:ascii="Times" w:eastAsia="Times" w:hAnsi="Times" w:cs="Times"/>
          <w:sz w:val="28"/>
          <w:szCs w:val="28"/>
        </w:rPr>
      </w:pPr>
      <w:r>
        <w:rPr>
          <w:rFonts w:ascii="Times" w:eastAsia="Times" w:hAnsi="Times" w:cs="Times"/>
          <w:sz w:val="32"/>
          <w:szCs w:val="32"/>
        </w:rPr>
        <w:t>We have given some water bubbles animations in footer to make our website more relaxing.</w:t>
      </w:r>
      <w:r>
        <w:rPr>
          <w:rFonts w:ascii="Times" w:eastAsia="Times" w:hAnsi="Times" w:cs="Times"/>
          <w:sz w:val="28"/>
          <w:szCs w:val="28"/>
        </w:rPr>
        <w:t xml:space="preserve"> Copyrights are given in the end of the website and effects of Facebook Instagram and twitter are also mentioned for making the website attractive</w:t>
      </w:r>
      <w:r>
        <w:rPr>
          <w:noProof/>
          <w:lang w:val="en-US"/>
        </w:rPr>
        <w:drawing>
          <wp:anchor distT="19050" distB="19050" distL="19050" distR="19050" simplePos="0" relativeHeight="251660288" behindDoc="0" locked="0" layoutInCell="1" hidden="0" allowOverlap="1">
            <wp:simplePos x="0" y="0"/>
            <wp:positionH relativeFrom="column">
              <wp:posOffset>-553084</wp:posOffset>
            </wp:positionH>
            <wp:positionV relativeFrom="paragraph">
              <wp:posOffset>600075</wp:posOffset>
            </wp:positionV>
            <wp:extent cx="806196" cy="382524"/>
            <wp:effectExtent l="0" t="0" r="0" b="0"/>
            <wp:wrapSquare wrapText="bothSides" distT="19050" distB="19050" distL="19050" distR="19050"/>
            <wp:docPr id="4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806196" cy="382524"/>
                    </a:xfrm>
                    <a:prstGeom prst="rect">
                      <a:avLst/>
                    </a:prstGeom>
                    <a:ln/>
                  </pic:spPr>
                </pic:pic>
              </a:graphicData>
            </a:graphic>
          </wp:anchor>
        </w:drawing>
      </w:r>
      <w:r>
        <w:rPr>
          <w:noProof/>
          <w:lang w:val="en-US"/>
        </w:rPr>
        <w:drawing>
          <wp:anchor distT="19050" distB="19050" distL="19050" distR="19050" simplePos="0" relativeHeight="251661312" behindDoc="0" locked="0" layoutInCell="1" hidden="0" allowOverlap="1">
            <wp:simplePos x="0" y="0"/>
            <wp:positionH relativeFrom="column">
              <wp:posOffset>-553084</wp:posOffset>
            </wp:positionH>
            <wp:positionV relativeFrom="paragraph">
              <wp:posOffset>600075</wp:posOffset>
            </wp:positionV>
            <wp:extent cx="806196" cy="384048"/>
            <wp:effectExtent l="0" t="0" r="0" b="0"/>
            <wp:wrapSquare wrapText="bothSides" distT="19050" distB="19050" distL="19050" distR="19050"/>
            <wp:docPr id="47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806196" cy="384048"/>
                    </a:xfrm>
                    <a:prstGeom prst="rect">
                      <a:avLst/>
                    </a:prstGeom>
                    <a:ln/>
                  </pic:spPr>
                </pic:pic>
              </a:graphicData>
            </a:graphic>
          </wp:anchor>
        </w:drawing>
      </w:r>
      <w:r>
        <w:rPr>
          <w:noProof/>
          <w:lang w:val="en-US"/>
        </w:rPr>
        <w:drawing>
          <wp:anchor distT="19050" distB="19050" distL="19050" distR="19050" simplePos="0" relativeHeight="251662336" behindDoc="0" locked="0" layoutInCell="1" hidden="0" allowOverlap="1">
            <wp:simplePos x="0" y="0"/>
            <wp:positionH relativeFrom="column">
              <wp:posOffset>2123440</wp:posOffset>
            </wp:positionH>
            <wp:positionV relativeFrom="paragraph">
              <wp:posOffset>6117590</wp:posOffset>
            </wp:positionV>
            <wp:extent cx="2200656" cy="182880"/>
            <wp:effectExtent l="0" t="0" r="0" b="0"/>
            <wp:wrapSquare wrapText="bothSides" distT="19050" distB="19050" distL="19050" distR="19050"/>
            <wp:docPr id="4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2200656" cy="182880"/>
                    </a:xfrm>
                    <a:prstGeom prst="rect">
                      <a:avLst/>
                    </a:prstGeom>
                    <a:ln/>
                  </pic:spPr>
                </pic:pic>
              </a:graphicData>
            </a:graphic>
          </wp:anchor>
        </w:drawing>
      </w:r>
      <w:r>
        <w:rPr>
          <w:noProof/>
          <w:lang w:val="en-US"/>
        </w:rPr>
        <w:drawing>
          <wp:anchor distT="19050" distB="19050" distL="19050" distR="19050" simplePos="0" relativeHeight="251663360" behindDoc="0" locked="0" layoutInCell="1" hidden="0" allowOverlap="1">
            <wp:simplePos x="0" y="0"/>
            <wp:positionH relativeFrom="column">
              <wp:posOffset>1847850</wp:posOffset>
            </wp:positionH>
            <wp:positionV relativeFrom="paragraph">
              <wp:posOffset>6543040</wp:posOffset>
            </wp:positionV>
            <wp:extent cx="774192" cy="176784"/>
            <wp:effectExtent l="0" t="0" r="0" b="0"/>
            <wp:wrapSquare wrapText="bothSides" distT="19050" distB="19050" distL="19050" distR="19050"/>
            <wp:docPr id="49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a:stretch>
                      <a:fillRect/>
                    </a:stretch>
                  </pic:blipFill>
                  <pic:spPr>
                    <a:xfrm>
                      <a:off x="0" y="0"/>
                      <a:ext cx="774192" cy="176784"/>
                    </a:xfrm>
                    <a:prstGeom prst="rect">
                      <a:avLst/>
                    </a:prstGeom>
                    <a:ln/>
                  </pic:spPr>
                </pic:pic>
              </a:graphicData>
            </a:graphic>
          </wp:anchor>
        </w:drawing>
      </w:r>
      <w:r>
        <w:rPr>
          <w:noProof/>
          <w:lang w:val="en-US"/>
        </w:rPr>
        <w:drawing>
          <wp:anchor distT="19050" distB="19050" distL="19050" distR="19050" simplePos="0" relativeHeight="251664384" behindDoc="0" locked="0" layoutInCell="1" hidden="0" allowOverlap="1">
            <wp:simplePos x="0" y="0"/>
            <wp:positionH relativeFrom="column">
              <wp:posOffset>1978660</wp:posOffset>
            </wp:positionH>
            <wp:positionV relativeFrom="paragraph">
              <wp:posOffset>3563620</wp:posOffset>
            </wp:positionV>
            <wp:extent cx="2487168" cy="182880"/>
            <wp:effectExtent l="0" t="0" r="0" b="0"/>
            <wp:wrapSquare wrapText="bothSides" distT="19050" distB="19050" distL="19050" distR="19050"/>
            <wp:docPr id="47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2487168" cy="182880"/>
                    </a:xfrm>
                    <a:prstGeom prst="rect">
                      <a:avLst/>
                    </a:prstGeom>
                    <a:ln/>
                  </pic:spPr>
                </pic:pic>
              </a:graphicData>
            </a:graphic>
          </wp:anchor>
        </w:drawing>
      </w:r>
      <w:r>
        <w:rPr>
          <w:noProof/>
          <w:lang w:val="en-US"/>
        </w:rPr>
        <w:drawing>
          <wp:anchor distT="19050" distB="19050" distL="19050" distR="19050" simplePos="0" relativeHeight="251665408" behindDoc="0" locked="0" layoutInCell="1" hidden="0" allowOverlap="1">
            <wp:simplePos x="0" y="0"/>
            <wp:positionH relativeFrom="column">
              <wp:posOffset>1274445</wp:posOffset>
            </wp:positionH>
            <wp:positionV relativeFrom="paragraph">
              <wp:posOffset>2226945</wp:posOffset>
            </wp:positionV>
            <wp:extent cx="3694176" cy="198120"/>
            <wp:effectExtent l="0" t="0" r="0" b="0"/>
            <wp:wrapSquare wrapText="bothSides" distT="19050" distB="19050" distL="19050" distR="19050"/>
            <wp:docPr id="4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3694176" cy="198120"/>
                    </a:xfrm>
                    <a:prstGeom prst="rect">
                      <a:avLst/>
                    </a:prstGeom>
                    <a:ln/>
                  </pic:spPr>
                </pic:pic>
              </a:graphicData>
            </a:graphic>
          </wp:anchor>
        </w:drawing>
      </w:r>
      <w:r>
        <w:rPr>
          <w:noProof/>
          <w:lang w:val="en-US"/>
        </w:rPr>
        <w:drawing>
          <wp:anchor distT="19050" distB="19050" distL="19050" distR="19050" simplePos="0" relativeHeight="251666432" behindDoc="0" locked="0" layoutInCell="1" hidden="0" allowOverlap="1">
            <wp:simplePos x="0" y="0"/>
            <wp:positionH relativeFrom="column">
              <wp:posOffset>1268730</wp:posOffset>
            </wp:positionH>
            <wp:positionV relativeFrom="paragraph">
              <wp:posOffset>2257425</wp:posOffset>
            </wp:positionV>
            <wp:extent cx="3697224" cy="181356"/>
            <wp:effectExtent l="0" t="0" r="0" b="0"/>
            <wp:wrapSquare wrapText="bothSides" distT="19050" distB="19050" distL="19050" distR="19050"/>
            <wp:docPr id="4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1"/>
                    <a:srcRect/>
                    <a:stretch>
                      <a:fillRect/>
                    </a:stretch>
                  </pic:blipFill>
                  <pic:spPr>
                    <a:xfrm>
                      <a:off x="0" y="0"/>
                      <a:ext cx="3697224" cy="181356"/>
                    </a:xfrm>
                    <a:prstGeom prst="rect">
                      <a:avLst/>
                    </a:prstGeom>
                    <a:ln/>
                  </pic:spPr>
                </pic:pic>
              </a:graphicData>
            </a:graphic>
          </wp:anchor>
        </w:drawing>
      </w:r>
    </w:p>
    <w:p w:rsidR="003076E0" w:rsidRDefault="003C038B">
      <w:pPr>
        <w:rPr>
          <w:rFonts w:ascii="Times" w:eastAsia="Times" w:hAnsi="Times" w:cs="Times"/>
          <w:b/>
          <w:i/>
          <w:color w:val="000000"/>
          <w:sz w:val="36"/>
          <w:szCs w:val="36"/>
          <w:u w:val="single"/>
        </w:rPr>
      </w:pPr>
      <w:r>
        <w:br w:type="page"/>
      </w: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before="457" w:line="240" w:lineRule="auto"/>
        <w:ind w:left="720"/>
        <w:rPr>
          <w:rFonts w:ascii="Times" w:eastAsia="Times" w:hAnsi="Times" w:cs="Times"/>
          <w:b/>
          <w:i/>
          <w:color w:val="000000"/>
          <w:sz w:val="36"/>
          <w:szCs w:val="36"/>
          <w:u w:val="single"/>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720"/>
        <w:rPr>
          <w:rFonts w:ascii="Times" w:eastAsia="Times" w:hAnsi="Times" w:cs="Times"/>
          <w:sz w:val="32"/>
          <w:szCs w:val="32"/>
        </w:rPr>
      </w:pPr>
    </w:p>
    <w:p w:rsidR="003076E0" w:rsidRDefault="003076E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720"/>
        <w:rPr>
          <w:rFonts w:ascii="Times" w:eastAsia="Times" w:hAnsi="Times" w:cs="Times"/>
          <w:sz w:val="32"/>
          <w:szCs w:val="32"/>
        </w:rPr>
      </w:pPr>
    </w:p>
    <w:sectPr w:rsidR="003076E0">
      <w:headerReference w:type="even" r:id="rId62"/>
      <w:headerReference w:type="default" r:id="rId63"/>
      <w:footerReference w:type="even" r:id="rId64"/>
      <w:footerReference w:type="default" r:id="rId65"/>
      <w:headerReference w:type="first" r:id="rId66"/>
      <w:footerReference w:type="first" r:id="rId67"/>
      <w:pgSz w:w="12240" w:h="15840"/>
      <w:pgMar w:top="616" w:right="645" w:bottom="511" w:left="54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5FC6" w:rsidRDefault="00AF5FC6">
      <w:pPr>
        <w:spacing w:line="240" w:lineRule="auto"/>
      </w:pPr>
      <w:r>
        <w:separator/>
      </w:r>
    </w:p>
  </w:endnote>
  <w:endnote w:type="continuationSeparator" w:id="0">
    <w:p w:rsidR="00AF5FC6" w:rsidRDefault="00AF5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CA8" w:rsidRDefault="002E7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CA8" w:rsidRDefault="002E7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CA8" w:rsidRDefault="002E7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5FC6" w:rsidRDefault="00AF5FC6">
      <w:pPr>
        <w:spacing w:line="240" w:lineRule="auto"/>
      </w:pPr>
      <w:r>
        <w:separator/>
      </w:r>
    </w:p>
  </w:footnote>
  <w:footnote w:type="continuationSeparator" w:id="0">
    <w:p w:rsidR="00AF5FC6" w:rsidRDefault="00AF5F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CA8" w:rsidRDefault="002E7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76E0" w:rsidRDefault="003C038B">
    <w:pPr>
      <w:pBdr>
        <w:top w:val="nil"/>
        <w:left w:val="nil"/>
        <w:bottom w:val="nil"/>
        <w:right w:val="nil"/>
        <w:between w:val="nil"/>
      </w:pBdr>
      <w:tabs>
        <w:tab w:val="center" w:pos="4680"/>
        <w:tab w:val="right" w:pos="9360"/>
        <w:tab w:val="center" w:pos="5525"/>
        <w:tab w:val="left" w:pos="7091"/>
      </w:tabs>
      <w:spacing w:line="240" w:lineRule="auto"/>
      <w:rPr>
        <w:color w:val="000000"/>
      </w:rPr>
    </w:pPr>
    <w:r>
      <w:rPr>
        <w:color w:val="000000"/>
      </w:rPr>
      <w:tab/>
    </w:r>
    <w:r>
      <w:rPr>
        <w:color w:val="000000"/>
      </w:rPr>
      <w:tab/>
    </w:r>
    <w:r>
      <w:rPr>
        <w:color w:val="000000"/>
      </w:rPr>
      <w:tab/>
    </w:r>
  </w:p>
  <w:p w:rsidR="003076E0" w:rsidRDefault="003076E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b/>
        <w:color w:val="1F497D"/>
        <w:sz w:val="28"/>
        <w:szCs w:val="28"/>
      </w:rPr>
    </w:pPr>
  </w:p>
  <w:p w:rsidR="003076E0" w:rsidRDefault="003076E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b/>
        <w:color w:val="1F497D"/>
        <w:sz w:val="28"/>
        <w:szCs w:val="28"/>
      </w:rPr>
    </w:pPr>
  </w:p>
  <w:p w:rsidR="003076E0" w:rsidRDefault="002E7CA8">
    <w:pPr>
      <w:tabs>
        <w:tab w:val="center" w:pos="4680"/>
        <w:tab w:val="right" w:pos="9360"/>
      </w:tabs>
      <w:spacing w:line="240" w:lineRule="auto"/>
      <w:jc w:val="center"/>
      <w:rPr>
        <w:rFonts w:ascii="Times New Roman" w:eastAsia="Times New Roman" w:hAnsi="Times New Roman" w:cs="Times New Roman"/>
        <w:b/>
        <w:color w:val="1F497D"/>
        <w:sz w:val="28"/>
        <w:szCs w:val="28"/>
      </w:rPr>
    </w:pPr>
    <w:r>
      <w:rPr>
        <w:rFonts w:ascii="Times New Roman" w:eastAsia="Times New Roman" w:hAnsi="Times New Roman" w:cs="Times New Roman"/>
        <w:b/>
        <w:color w:val="1F497D"/>
        <w:sz w:val="28"/>
        <w:szCs w:val="28"/>
      </w:rPr>
      <w:t xml:space="preserve">       </w:t>
    </w:r>
    <w:proofErr w:type="spellStart"/>
    <w:proofErr w:type="gramStart"/>
    <w:r>
      <w:rPr>
        <w:rFonts w:ascii="Times New Roman" w:eastAsia="Times New Roman" w:hAnsi="Times New Roman" w:cs="Times New Roman"/>
        <w:b/>
        <w:color w:val="1F497D"/>
        <w:sz w:val="28"/>
        <w:szCs w:val="28"/>
      </w:rPr>
      <w:t>eProject</w:t>
    </w:r>
    <w:proofErr w:type="spellEnd"/>
    <w:proofErr w:type="gramEnd"/>
    <w:r>
      <w:rPr>
        <w:rFonts w:ascii="Times New Roman" w:eastAsia="Times New Roman" w:hAnsi="Times New Roman" w:cs="Times New Roman"/>
        <w:b/>
        <w:color w:val="1F497D"/>
        <w:sz w:val="28"/>
        <w:szCs w:val="28"/>
      </w:rPr>
      <w:t>: Cell info</w:t>
    </w:r>
  </w:p>
  <w:p w:rsidR="002E7CA8" w:rsidRDefault="002E7CA8">
    <w:pPr>
      <w:tabs>
        <w:tab w:val="center" w:pos="4680"/>
        <w:tab w:val="right" w:pos="9360"/>
      </w:tabs>
      <w:spacing w:line="240" w:lineRule="auto"/>
      <w:jc w:val="center"/>
      <w:rPr>
        <w:rFonts w:ascii="Times New Roman" w:eastAsia="Times New Roman" w:hAnsi="Times New Roman" w:cs="Times New Roman"/>
        <w:b/>
        <w:color w:val="1F497D"/>
        <w:sz w:val="28"/>
        <w:szCs w:val="28"/>
      </w:rPr>
    </w:pPr>
  </w:p>
  <w:p w:rsidR="003076E0" w:rsidRDefault="003076E0">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b/>
        <w:color w:val="1F497D"/>
        <w:sz w:val="28"/>
        <w:szCs w:val="28"/>
      </w:rPr>
    </w:pPr>
  </w:p>
  <w:p w:rsidR="003076E0" w:rsidRDefault="003076E0"/>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CA8" w:rsidRDefault="002E7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060C3"/>
    <w:multiLevelType w:val="multilevel"/>
    <w:tmpl w:val="D3CCE310"/>
    <w:lvl w:ilvl="0">
      <w:start w:val="1"/>
      <w:numFmt w:val="bullet"/>
      <w:lvlText w:val="●"/>
      <w:lvlJc w:val="left"/>
      <w:pPr>
        <w:ind w:left="1530" w:hanging="360"/>
      </w:pPr>
      <w:rPr>
        <w:rFonts w:ascii="Noto Sans Symbols" w:eastAsia="Noto Sans Symbols" w:hAnsi="Noto Sans Symbols" w:cs="Noto Sans Symbols"/>
      </w:rPr>
    </w:lvl>
    <w:lvl w:ilvl="1">
      <w:start w:val="1"/>
      <w:numFmt w:val="bullet"/>
      <w:lvlText w:val="●"/>
      <w:lvlJc w:val="left"/>
      <w:pPr>
        <w:ind w:left="1350" w:hanging="360"/>
      </w:pPr>
      <w:rPr>
        <w:rFonts w:ascii="Noto Sans Symbols" w:eastAsia="Noto Sans Symbols" w:hAnsi="Noto Sans Symbols" w:cs="Noto Sans Symbols"/>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
      <w:lvlJc w:val="left"/>
      <w:pPr>
        <w:ind w:left="3510" w:hanging="360"/>
      </w:pPr>
      <w:rPr>
        <w:rFonts w:ascii="Noto Sans Symbols" w:eastAsia="Noto Sans Symbols" w:hAnsi="Noto Sans Symbols" w:cs="Noto Sans Symbols"/>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
      <w:lvlJc w:val="left"/>
      <w:pPr>
        <w:ind w:left="5670" w:hanging="360"/>
      </w:pPr>
      <w:rPr>
        <w:rFonts w:ascii="Noto Sans Symbols" w:eastAsia="Noto Sans Symbols" w:hAnsi="Noto Sans Symbols" w:cs="Noto Sans Symbols"/>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 w15:restartNumberingAfterBreak="0">
    <w:nsid w:val="434570F9"/>
    <w:multiLevelType w:val="multilevel"/>
    <w:tmpl w:val="895868DE"/>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
      <w:lvlJc w:val="left"/>
      <w:pPr>
        <w:ind w:left="1620" w:hanging="360"/>
      </w:pPr>
      <w:rPr>
        <w:rFonts w:ascii="Noto Sans Symbols" w:eastAsia="Noto Sans Symbols" w:hAnsi="Noto Sans Symbols" w:cs="Noto Sans Symbols"/>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
      <w:lvlJc w:val="left"/>
      <w:pPr>
        <w:ind w:left="3780" w:hanging="360"/>
      </w:pPr>
      <w:rPr>
        <w:rFonts w:ascii="Noto Sans Symbols" w:eastAsia="Noto Sans Symbols" w:hAnsi="Noto Sans Symbols" w:cs="Noto Sans Symbols"/>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
      <w:lvlJc w:val="left"/>
      <w:pPr>
        <w:ind w:left="5940" w:hanging="360"/>
      </w:pPr>
      <w:rPr>
        <w:rFonts w:ascii="Noto Sans Symbols" w:eastAsia="Noto Sans Symbols" w:hAnsi="Noto Sans Symbols" w:cs="Noto Sans Symbols"/>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15:restartNumberingAfterBreak="0">
    <w:nsid w:val="4ECD4DD0"/>
    <w:multiLevelType w:val="multilevel"/>
    <w:tmpl w:val="CC5EBF0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053D9A"/>
    <w:multiLevelType w:val="multilevel"/>
    <w:tmpl w:val="13D67CAE"/>
    <w:lvl w:ilvl="0">
      <w:start w:val="1"/>
      <w:numFmt w:val="decimal"/>
      <w:lvlText w:val="%1."/>
      <w:lvlJc w:val="left"/>
      <w:pPr>
        <w:ind w:left="450" w:hanging="360"/>
      </w:pPr>
    </w:lvl>
    <w:lvl w:ilvl="1">
      <w:start w:val="1"/>
      <w:numFmt w:val="lowerLetter"/>
      <w:lvlText w:val="%2."/>
      <w:lvlJc w:val="left"/>
      <w:pPr>
        <w:ind w:left="1286" w:hanging="360"/>
      </w:pPr>
    </w:lvl>
    <w:lvl w:ilvl="2">
      <w:start w:val="1"/>
      <w:numFmt w:val="lowerRoman"/>
      <w:lvlText w:val="%3."/>
      <w:lvlJc w:val="right"/>
      <w:pPr>
        <w:ind w:left="2006" w:hanging="180"/>
      </w:pPr>
    </w:lvl>
    <w:lvl w:ilvl="3">
      <w:start w:val="1"/>
      <w:numFmt w:val="decimal"/>
      <w:lvlText w:val="%4."/>
      <w:lvlJc w:val="left"/>
      <w:pPr>
        <w:ind w:left="2726" w:hanging="360"/>
      </w:pPr>
    </w:lvl>
    <w:lvl w:ilvl="4">
      <w:start w:val="1"/>
      <w:numFmt w:val="lowerLetter"/>
      <w:lvlText w:val="%5."/>
      <w:lvlJc w:val="left"/>
      <w:pPr>
        <w:ind w:left="3446" w:hanging="360"/>
      </w:pPr>
    </w:lvl>
    <w:lvl w:ilvl="5">
      <w:start w:val="1"/>
      <w:numFmt w:val="lowerRoman"/>
      <w:lvlText w:val="%6."/>
      <w:lvlJc w:val="right"/>
      <w:pPr>
        <w:ind w:left="4166" w:hanging="180"/>
      </w:pPr>
    </w:lvl>
    <w:lvl w:ilvl="6">
      <w:start w:val="1"/>
      <w:numFmt w:val="decimal"/>
      <w:lvlText w:val="%7."/>
      <w:lvlJc w:val="left"/>
      <w:pPr>
        <w:ind w:left="4886" w:hanging="360"/>
      </w:pPr>
    </w:lvl>
    <w:lvl w:ilvl="7">
      <w:start w:val="1"/>
      <w:numFmt w:val="lowerLetter"/>
      <w:lvlText w:val="%8."/>
      <w:lvlJc w:val="left"/>
      <w:pPr>
        <w:ind w:left="5606" w:hanging="360"/>
      </w:pPr>
    </w:lvl>
    <w:lvl w:ilvl="8">
      <w:start w:val="1"/>
      <w:numFmt w:val="lowerRoman"/>
      <w:lvlText w:val="%9."/>
      <w:lvlJc w:val="right"/>
      <w:pPr>
        <w:ind w:left="6326" w:hanging="180"/>
      </w:pPr>
    </w:lvl>
  </w:abstractNum>
  <w:abstractNum w:abstractNumId="4" w15:restartNumberingAfterBreak="0">
    <w:nsid w:val="745D62E3"/>
    <w:multiLevelType w:val="multilevel"/>
    <w:tmpl w:val="F61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6E0"/>
    <w:rsid w:val="00065FB5"/>
    <w:rsid w:val="0012703E"/>
    <w:rsid w:val="0020389C"/>
    <w:rsid w:val="002E7CA8"/>
    <w:rsid w:val="003076E0"/>
    <w:rsid w:val="003C038B"/>
    <w:rsid w:val="00464D70"/>
    <w:rsid w:val="006C4472"/>
    <w:rsid w:val="00A41A0D"/>
    <w:rsid w:val="00A71921"/>
    <w:rsid w:val="00AF5FC6"/>
    <w:rsid w:val="00CB6A11"/>
    <w:rsid w:val="00DB0C2B"/>
    <w:rsid w:val="00F30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0056"/>
  <w15:docId w15:val="{5F25088B-53CB-4313-9784-5E3B567C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link w:val="BalloonTextChar"/>
    <w:uiPriority w:val="99"/>
    <w:semiHidden/>
    <w:unhideWhenUsed/>
    <w:qFormat/>
    <w:pPr>
      <w:spacing w:line="240" w:lineRule="auto"/>
    </w:pPr>
    <w:rPr>
      <w:rFonts w:ascii="Segoe UI" w:hAnsi="Segoe UI" w:cs="Segoe UI"/>
      <w:sz w:val="18"/>
      <w:szCs w:val="18"/>
    </w:rPr>
  </w:style>
  <w:style w:type="paragraph" w:styleId="Footer">
    <w:name w:val="footer"/>
    <w:link w:val="FooterChar"/>
    <w:uiPriority w:val="99"/>
    <w:unhideWhenUsed/>
    <w:qFormat/>
    <w:pPr>
      <w:tabs>
        <w:tab w:val="center" w:pos="4680"/>
        <w:tab w:val="right" w:pos="9360"/>
      </w:tabs>
      <w:spacing w:line="240" w:lineRule="auto"/>
    </w:pPr>
  </w:style>
  <w:style w:type="paragraph" w:styleId="Header">
    <w:name w:val="header"/>
    <w:link w:val="HeaderChar"/>
    <w:uiPriority w:val="99"/>
    <w:unhideWhenUsed/>
    <w:qFormat/>
    <w:pPr>
      <w:tabs>
        <w:tab w:val="center" w:pos="4680"/>
        <w:tab w:val="right" w:pos="9360"/>
      </w:tabs>
      <w:spacing w:line="240" w:lineRule="auto"/>
    </w:pPr>
  </w:style>
  <w:style w:type="table" w:customStyle="1" w:styleId="Style11">
    <w:name w:val="_Style 11"/>
    <w:basedOn w:val="TableNormal"/>
    <w:tblPr>
      <w:tblCellMar>
        <w:top w:w="100" w:type="dxa"/>
        <w:left w:w="100" w:type="dxa"/>
        <w:bottom w:w="100" w:type="dxa"/>
        <w:right w:w="100" w:type="dxa"/>
      </w:tblCellMar>
    </w:tblPr>
  </w:style>
  <w:style w:type="paragraph" w:styleId="ListParagraph">
    <w:name w:val="List Paragraph"/>
    <w:uiPriority w:val="34"/>
    <w:qFormat/>
    <w:pPr>
      <w:ind w:left="720"/>
      <w:contextualSpacing/>
    </w:pPr>
  </w:style>
  <w:style w:type="paragraph" w:styleId="NoSpacing">
    <w:name w:val="No Spacing"/>
    <w:uiPriority w:val="1"/>
    <w:qFormat/>
    <w:pPr>
      <w:spacing w:line="240" w:lineRule="auto"/>
    </w:pPr>
    <w:rPr>
      <w:lang w:val="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20">
    <w:name w:val="_Style 20"/>
    <w:basedOn w:val="TableNormal"/>
    <w:qFormat/>
    <w:tblPr>
      <w:tblCellMar>
        <w:top w:w="100" w:type="dxa"/>
        <w:left w:w="100" w:type="dxa"/>
        <w:bottom w:w="100" w:type="dxa"/>
        <w:right w:w="10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character" w:styleId="Strong">
    <w:name w:val="Strong"/>
    <w:basedOn w:val="DefaultParagraphFont"/>
    <w:uiPriority w:val="22"/>
    <w:qFormat/>
    <w:rsid w:val="00464D70"/>
    <w:rPr>
      <w:b/>
      <w:bCs/>
    </w:rPr>
  </w:style>
  <w:style w:type="paragraph" w:styleId="NormalWeb">
    <w:name w:val="Normal (Web)"/>
    <w:basedOn w:val="Normal"/>
    <w:uiPriority w:val="99"/>
    <w:unhideWhenUsed/>
    <w:rsid w:val="00464D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464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491246">
      <w:bodyDiv w:val="1"/>
      <w:marLeft w:val="0"/>
      <w:marRight w:val="0"/>
      <w:marTop w:val="0"/>
      <w:marBottom w:val="0"/>
      <w:divBdr>
        <w:top w:val="none" w:sz="0" w:space="0" w:color="auto"/>
        <w:left w:val="none" w:sz="0" w:space="0" w:color="auto"/>
        <w:bottom w:val="none" w:sz="0" w:space="0" w:color="auto"/>
        <w:right w:val="none" w:sz="0" w:space="0" w:color="auto"/>
      </w:divBdr>
    </w:div>
    <w:div w:id="746802043">
      <w:bodyDiv w:val="1"/>
      <w:marLeft w:val="0"/>
      <w:marRight w:val="0"/>
      <w:marTop w:val="0"/>
      <w:marBottom w:val="0"/>
      <w:divBdr>
        <w:top w:val="none" w:sz="0" w:space="0" w:color="auto"/>
        <w:left w:val="none" w:sz="0" w:space="0" w:color="auto"/>
        <w:bottom w:val="none" w:sz="0" w:space="0" w:color="auto"/>
        <w:right w:val="none" w:sz="0" w:space="0" w:color="auto"/>
      </w:divBdr>
    </w:div>
    <w:div w:id="875968187">
      <w:bodyDiv w:val="1"/>
      <w:marLeft w:val="0"/>
      <w:marRight w:val="0"/>
      <w:marTop w:val="0"/>
      <w:marBottom w:val="0"/>
      <w:divBdr>
        <w:top w:val="none" w:sz="0" w:space="0" w:color="auto"/>
        <w:left w:val="none" w:sz="0" w:space="0" w:color="auto"/>
        <w:bottom w:val="none" w:sz="0" w:space="0" w:color="auto"/>
        <w:right w:val="none" w:sz="0" w:space="0" w:color="auto"/>
      </w:divBdr>
    </w:div>
    <w:div w:id="1805728845">
      <w:bodyDiv w:val="1"/>
      <w:marLeft w:val="0"/>
      <w:marRight w:val="0"/>
      <w:marTop w:val="0"/>
      <w:marBottom w:val="0"/>
      <w:divBdr>
        <w:top w:val="none" w:sz="0" w:space="0" w:color="auto"/>
        <w:left w:val="none" w:sz="0" w:space="0" w:color="auto"/>
        <w:bottom w:val="none" w:sz="0" w:space="0" w:color="auto"/>
        <w:right w:val="none" w:sz="0" w:space="0" w:color="auto"/>
      </w:divBdr>
    </w:div>
    <w:div w:id="2005820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mIwx2vVwDL3hh59HNn/CqOxoA==">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hina</dc:creator>
  <cp:lastModifiedBy>H-MICHEAL</cp:lastModifiedBy>
  <cp:revision>5</cp:revision>
  <dcterms:created xsi:type="dcterms:W3CDTF">2022-01-31T04:08:00Z</dcterms:created>
  <dcterms:modified xsi:type="dcterms:W3CDTF">2025-10-17T10:02:00Z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8763C9CD1A264150AF656154CAAE6DC3</vt:lpwstr>
  </property>
</Properties>
</file>